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73" w:type="pct"/>
        <w:tblInd w:w="-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BFBFBF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95"/>
        <w:gridCol w:w="7370"/>
      </w:tblGrid>
      <w:tr w:rsidR="00B01BED" w:rsidRPr="00DF678D" w14:paraId="09D35AA9" w14:textId="77777777" w:rsidTr="00CE2DB5">
        <w:trPr>
          <w:trHeight w:val="357"/>
        </w:trPr>
        <w:tc>
          <w:tcPr>
            <w:tcW w:w="1339" w:type="pct"/>
            <w:shd w:val="clear" w:color="auto" w:fill="BFBFBF"/>
          </w:tcPr>
          <w:p w14:paraId="09BA2EC0" w14:textId="77777777" w:rsidR="00B01BED" w:rsidRPr="008F11F6" w:rsidRDefault="00B01BED" w:rsidP="00FE51D9">
            <w:pPr>
              <w:keepLines/>
              <w:spacing w:after="240"/>
              <w:rPr>
                <w:rFonts w:ascii="Palatino Linotype" w:hAnsi="Palatino Linotype"/>
                <w:sz w:val="16"/>
                <w:szCs w:val="16"/>
                <w:lang w:val="it-IT"/>
              </w:rPr>
            </w:pPr>
            <w:r w:rsidRPr="008F11F6">
              <w:rPr>
                <w:rFonts w:ascii="Palatino Linotype" w:hAnsi="Palatino Linotype"/>
                <w:sz w:val="16"/>
                <w:szCs w:val="16"/>
                <w:lang w:val="it-IT"/>
              </w:rPr>
              <w:t>Country</w:t>
            </w:r>
          </w:p>
        </w:tc>
        <w:tc>
          <w:tcPr>
            <w:tcW w:w="3661" w:type="pct"/>
            <w:shd w:val="clear" w:color="auto" w:fill="BFBFBF"/>
          </w:tcPr>
          <w:p w14:paraId="46A02C61" w14:textId="77777777" w:rsidR="00B01BED" w:rsidRPr="00DE6452" w:rsidRDefault="00B01BED" w:rsidP="00FE51D9">
            <w:pPr>
              <w:keepLines/>
              <w:spacing w:after="240"/>
              <w:rPr>
                <w:rFonts w:ascii="Palatino Linotype" w:hAnsi="Palatino Linotype"/>
                <w:b/>
                <w:sz w:val="16"/>
                <w:szCs w:val="16"/>
                <w:lang w:val="it-IT"/>
              </w:rPr>
            </w:pPr>
            <w:r w:rsidRPr="00DE6452">
              <w:rPr>
                <w:rFonts w:ascii="Palatino Linotype" w:hAnsi="Palatino Linotype"/>
                <w:b/>
                <w:sz w:val="16"/>
                <w:szCs w:val="16"/>
                <w:lang w:val="it-IT"/>
              </w:rPr>
              <w:t>Palestine</w:t>
            </w:r>
          </w:p>
        </w:tc>
      </w:tr>
      <w:tr w:rsidR="00B01BED" w:rsidRPr="00DF678D" w14:paraId="347B3B07" w14:textId="77777777" w:rsidTr="00CE2DB5">
        <w:trPr>
          <w:trHeight w:val="357"/>
        </w:trPr>
        <w:tc>
          <w:tcPr>
            <w:tcW w:w="1339" w:type="pct"/>
            <w:shd w:val="clear" w:color="auto" w:fill="BFBFBF"/>
          </w:tcPr>
          <w:p w14:paraId="0C49BB92" w14:textId="77777777" w:rsidR="00B01BED" w:rsidRPr="008F11F6" w:rsidRDefault="00B01BED" w:rsidP="00FE51D9">
            <w:pPr>
              <w:keepLines/>
              <w:spacing w:after="240"/>
              <w:rPr>
                <w:rFonts w:ascii="Palatino Linotype" w:hAnsi="Palatino Linotype"/>
                <w:sz w:val="16"/>
                <w:szCs w:val="16"/>
                <w:lang w:val="it-IT"/>
              </w:rPr>
            </w:pPr>
            <w:r>
              <w:rPr>
                <w:rFonts w:ascii="Palatino Linotype" w:hAnsi="Palatino Linotype"/>
                <w:sz w:val="16"/>
                <w:szCs w:val="16"/>
                <w:lang w:val="it-IT"/>
              </w:rPr>
              <w:t>Project name</w:t>
            </w:r>
          </w:p>
        </w:tc>
        <w:tc>
          <w:tcPr>
            <w:tcW w:w="3661" w:type="pct"/>
            <w:shd w:val="clear" w:color="auto" w:fill="BFBFBF"/>
          </w:tcPr>
          <w:p w14:paraId="03AD9008" w14:textId="77777777" w:rsidR="00B01BED" w:rsidRPr="00DE6452" w:rsidRDefault="00B01BED" w:rsidP="00FE51D9">
            <w:pPr>
              <w:keepLines/>
              <w:spacing w:after="240"/>
              <w:rPr>
                <w:rFonts w:ascii="Palatino Linotype" w:hAnsi="Palatino Linotype"/>
                <w:b/>
                <w:sz w:val="16"/>
                <w:szCs w:val="16"/>
              </w:rPr>
            </w:pPr>
            <w:r w:rsidRPr="00DE6452">
              <w:rPr>
                <w:rFonts w:ascii="Palatino Linotype" w:hAnsi="Palatino Linotype"/>
                <w:b/>
                <w:sz w:val="16"/>
                <w:szCs w:val="16"/>
              </w:rPr>
              <w:t>Monitoring of Sustainable Development Goals Indicators</w:t>
            </w:r>
          </w:p>
        </w:tc>
      </w:tr>
      <w:tr w:rsidR="00B01BED" w:rsidRPr="00DF678D" w14:paraId="56534829" w14:textId="77777777" w:rsidTr="00CE2DB5">
        <w:trPr>
          <w:trHeight w:val="357"/>
        </w:trPr>
        <w:tc>
          <w:tcPr>
            <w:tcW w:w="1339" w:type="pct"/>
            <w:shd w:val="clear" w:color="auto" w:fill="BFBFBF"/>
          </w:tcPr>
          <w:p w14:paraId="76945741" w14:textId="77777777" w:rsidR="00B01BED" w:rsidRPr="008F11F6" w:rsidRDefault="00B01BED" w:rsidP="00FE51D9">
            <w:pPr>
              <w:keepLines/>
              <w:spacing w:after="240"/>
              <w:rPr>
                <w:rFonts w:ascii="Palatino Linotype" w:hAnsi="Palatino Linotype"/>
                <w:sz w:val="16"/>
                <w:szCs w:val="16"/>
                <w:lang w:val="it-IT"/>
              </w:rPr>
            </w:pPr>
            <w:proofErr w:type="spellStart"/>
            <w:r w:rsidRPr="008F11F6">
              <w:rPr>
                <w:rFonts w:ascii="Palatino Linotype" w:hAnsi="Palatino Linotype"/>
                <w:sz w:val="16"/>
                <w:szCs w:val="16"/>
                <w:lang w:val="it-IT"/>
              </w:rPr>
              <w:t>Implementing</w:t>
            </w:r>
            <w:proofErr w:type="spellEnd"/>
            <w:r w:rsidRPr="008F11F6">
              <w:rPr>
                <w:rFonts w:ascii="Palatino Linotype" w:hAnsi="Palatino Linotype"/>
                <w:sz w:val="16"/>
                <w:szCs w:val="16"/>
                <w:lang w:val="it-IT"/>
              </w:rPr>
              <w:t xml:space="preserve"> Agency</w:t>
            </w:r>
          </w:p>
        </w:tc>
        <w:tc>
          <w:tcPr>
            <w:tcW w:w="3661" w:type="pct"/>
            <w:shd w:val="clear" w:color="auto" w:fill="BFBFBF"/>
          </w:tcPr>
          <w:p w14:paraId="33E43F0B" w14:textId="77777777" w:rsidR="00B01BED" w:rsidRPr="00DE6452" w:rsidRDefault="00B01BED" w:rsidP="00FE51D9">
            <w:pPr>
              <w:keepLines/>
              <w:spacing w:after="240"/>
              <w:rPr>
                <w:rFonts w:ascii="Palatino Linotype" w:hAnsi="Palatino Linotype"/>
                <w:b/>
                <w:sz w:val="16"/>
                <w:szCs w:val="16"/>
              </w:rPr>
            </w:pPr>
            <w:proofErr w:type="spellStart"/>
            <w:r w:rsidRPr="00DE6452">
              <w:rPr>
                <w:rFonts w:ascii="Palatino Linotype" w:hAnsi="Palatino Linotype"/>
                <w:b/>
                <w:sz w:val="16"/>
                <w:szCs w:val="16"/>
              </w:rPr>
              <w:t>Istat</w:t>
            </w:r>
            <w:proofErr w:type="spellEnd"/>
            <w:r w:rsidRPr="00DE6452">
              <w:rPr>
                <w:rFonts w:ascii="Palatino Linotype" w:hAnsi="Palatino Linotype"/>
                <w:b/>
                <w:sz w:val="16"/>
                <w:szCs w:val="16"/>
              </w:rPr>
              <w:t xml:space="preserve"> – Italian National Institute of statistics</w:t>
            </w:r>
          </w:p>
        </w:tc>
      </w:tr>
      <w:tr w:rsidR="00B01BED" w:rsidRPr="00DF678D" w14:paraId="1347D199" w14:textId="77777777" w:rsidTr="00CE2DB5">
        <w:trPr>
          <w:trHeight w:val="357"/>
        </w:trPr>
        <w:tc>
          <w:tcPr>
            <w:tcW w:w="1339" w:type="pct"/>
            <w:shd w:val="clear" w:color="auto" w:fill="BFBFBF"/>
          </w:tcPr>
          <w:p w14:paraId="54042B74" w14:textId="77777777" w:rsidR="00B01BED" w:rsidRPr="008F11F6" w:rsidRDefault="00B01BED" w:rsidP="00FE51D9">
            <w:pPr>
              <w:keepLines/>
              <w:spacing w:after="240"/>
              <w:rPr>
                <w:rFonts w:ascii="Palatino Linotype" w:hAnsi="Palatino Linotype"/>
                <w:sz w:val="16"/>
                <w:szCs w:val="16"/>
              </w:rPr>
            </w:pPr>
            <w:r w:rsidRPr="008F11F6">
              <w:rPr>
                <w:rFonts w:ascii="Palatino Linotype" w:hAnsi="Palatino Linotype"/>
                <w:sz w:val="16"/>
                <w:szCs w:val="16"/>
              </w:rPr>
              <w:t>Partner Institution</w:t>
            </w:r>
          </w:p>
        </w:tc>
        <w:tc>
          <w:tcPr>
            <w:tcW w:w="3661" w:type="pct"/>
            <w:shd w:val="clear" w:color="auto" w:fill="BFBFBF"/>
          </w:tcPr>
          <w:p w14:paraId="3F03E3D2" w14:textId="77777777" w:rsidR="00B01BED" w:rsidRPr="00DE6452" w:rsidRDefault="00B01BED" w:rsidP="00FE51D9">
            <w:pPr>
              <w:keepLines/>
              <w:spacing w:after="240"/>
              <w:rPr>
                <w:rFonts w:ascii="Palatino Linotype" w:hAnsi="Palatino Linotype"/>
                <w:b/>
                <w:sz w:val="16"/>
                <w:szCs w:val="16"/>
              </w:rPr>
            </w:pPr>
            <w:r w:rsidRPr="00DE6452">
              <w:rPr>
                <w:rFonts w:ascii="Palatino Linotype" w:hAnsi="Palatino Linotype"/>
                <w:b/>
                <w:sz w:val="16"/>
                <w:szCs w:val="16"/>
              </w:rPr>
              <w:t xml:space="preserve">PCBS - Palestinian Central Bureau of Statistics </w:t>
            </w:r>
          </w:p>
        </w:tc>
      </w:tr>
    </w:tbl>
    <w:p w14:paraId="45409A0C" w14:textId="77777777" w:rsidR="00B01BED" w:rsidRDefault="00B01BED" w:rsidP="00B01BED"/>
    <w:p w14:paraId="685FC595" w14:textId="77777777" w:rsidR="00E66FCC" w:rsidRDefault="00E66FCC" w:rsidP="00E66FCC">
      <w:pPr>
        <w:rPr>
          <w:rFonts w:ascii="Calibri Light" w:hAnsi="Calibri Light"/>
          <w:lang w:val="en-GB"/>
        </w:rPr>
      </w:pPr>
    </w:p>
    <w:p w14:paraId="3D2BD9A5" w14:textId="77777777" w:rsidR="00E66FCC" w:rsidRDefault="00E66FCC" w:rsidP="00E66FCC">
      <w:pPr>
        <w:rPr>
          <w:rFonts w:ascii="Calibri Light" w:hAnsi="Calibri Light"/>
          <w:lang w:val="en-GB"/>
        </w:rPr>
      </w:pPr>
    </w:p>
    <w:p w14:paraId="564953B9" w14:textId="77777777" w:rsidR="00E66FCC" w:rsidRDefault="00E66FCC" w:rsidP="00E66FCC">
      <w:pPr>
        <w:rPr>
          <w:rFonts w:ascii="Calibri Light" w:hAnsi="Calibri Light"/>
          <w:lang w:val="en-GB"/>
        </w:rPr>
      </w:pPr>
    </w:p>
    <w:p w14:paraId="561DD6AB" w14:textId="77777777" w:rsidR="00E66FCC" w:rsidRDefault="00E66FCC" w:rsidP="00E66FCC">
      <w:pPr>
        <w:rPr>
          <w:rFonts w:ascii="Calibri Light" w:hAnsi="Calibri Light"/>
          <w:lang w:val="en-GB"/>
        </w:rPr>
      </w:pPr>
    </w:p>
    <w:p w14:paraId="51C13EA1" w14:textId="77777777" w:rsidR="00E66FCC" w:rsidRDefault="00E66FCC" w:rsidP="00E66FCC">
      <w:pPr>
        <w:rPr>
          <w:rFonts w:ascii="Calibri Light" w:hAnsi="Calibri Light"/>
          <w:lang w:val="en-GB"/>
        </w:rPr>
      </w:pPr>
    </w:p>
    <w:p w14:paraId="7D8C7E87" w14:textId="77777777" w:rsidR="00E66FCC" w:rsidRDefault="00E66FCC" w:rsidP="00E66FCC">
      <w:pPr>
        <w:rPr>
          <w:rFonts w:ascii="Calibri Light" w:hAnsi="Calibri Light"/>
          <w:lang w:val="en-GB"/>
        </w:rPr>
      </w:pPr>
    </w:p>
    <w:p w14:paraId="11DEEB4B" w14:textId="77777777" w:rsidR="00E66FCC" w:rsidRDefault="00E66FCC" w:rsidP="00E66FCC">
      <w:pPr>
        <w:rPr>
          <w:rFonts w:ascii="Calibri Light" w:hAnsi="Calibri Light"/>
          <w:lang w:val="en-GB"/>
        </w:rPr>
      </w:pPr>
    </w:p>
    <w:p w14:paraId="2FF5659A" w14:textId="4ADFB16E" w:rsidR="00E66FCC" w:rsidRPr="003B2FFE" w:rsidRDefault="00C94FFF" w:rsidP="00C94FFF">
      <w:pPr>
        <w:jc w:val="center"/>
        <w:rPr>
          <w:rFonts w:ascii="Calibri" w:hAnsi="Calibri"/>
          <w:b/>
          <w:bCs/>
          <w:sz w:val="28"/>
          <w:szCs w:val="28"/>
          <w:lang w:val="en-GB"/>
        </w:rPr>
      </w:pPr>
      <w:r w:rsidRPr="003B2FFE">
        <w:rPr>
          <w:rFonts w:ascii="Calibri" w:hAnsi="Calibri"/>
          <w:b/>
          <w:bCs/>
          <w:sz w:val="28"/>
          <w:szCs w:val="28"/>
          <w:lang w:val="en-GB"/>
        </w:rPr>
        <w:t>Management of the SDG indicators</w:t>
      </w:r>
    </w:p>
    <w:p w14:paraId="7447981D" w14:textId="77777777" w:rsidR="00E66FCC" w:rsidRDefault="00E66FCC" w:rsidP="00E66FCC">
      <w:pPr>
        <w:rPr>
          <w:rFonts w:ascii="Calibri Light" w:hAnsi="Calibri Light"/>
          <w:lang w:val="en-GB"/>
        </w:rPr>
      </w:pPr>
    </w:p>
    <w:p w14:paraId="79A38233" w14:textId="77777777" w:rsidR="00E66FCC" w:rsidRDefault="00E66FCC" w:rsidP="00E66FCC">
      <w:pPr>
        <w:rPr>
          <w:rFonts w:ascii="Calibri Light" w:hAnsi="Calibri Light"/>
          <w:lang w:val="en-GB"/>
        </w:rPr>
      </w:pPr>
    </w:p>
    <w:p w14:paraId="10C6CD80" w14:textId="77777777" w:rsidR="00E66FCC" w:rsidRDefault="00E66FCC" w:rsidP="00E66FCC">
      <w:pPr>
        <w:rPr>
          <w:rFonts w:ascii="Calibri Light" w:hAnsi="Calibri Light"/>
          <w:lang w:val="en-GB"/>
        </w:rPr>
      </w:pPr>
    </w:p>
    <w:p w14:paraId="35C65B6D" w14:textId="3B8B74C6" w:rsidR="00E66FCC" w:rsidRPr="00227D65" w:rsidRDefault="00CE2DB5" w:rsidP="00E66FCC">
      <w:pPr>
        <w:tabs>
          <w:tab w:val="left" w:pos="567"/>
          <w:tab w:val="left" w:pos="1026"/>
          <w:tab w:val="left" w:pos="1701"/>
          <w:tab w:val="left" w:pos="2302"/>
        </w:tabs>
        <w:spacing w:after="120"/>
        <w:jc w:val="center"/>
        <w:rPr>
          <w:rFonts w:ascii="Calibri" w:hAnsi="Calibri"/>
          <w:b/>
          <w:bCs/>
          <w:sz w:val="52"/>
          <w:szCs w:val="24"/>
          <w:lang w:val="en-GB"/>
        </w:rPr>
      </w:pPr>
      <w:r>
        <w:rPr>
          <w:rFonts w:ascii="Calibri" w:hAnsi="Calibri"/>
          <w:b/>
          <w:bCs/>
          <w:sz w:val="52"/>
          <w:szCs w:val="24"/>
          <w:lang w:val="en-GB"/>
        </w:rPr>
        <w:t>Web Application (WA)</w:t>
      </w:r>
    </w:p>
    <w:p w14:paraId="15AE39B8" w14:textId="51230C2E" w:rsidR="00E66FCC" w:rsidRPr="008A1A1D" w:rsidRDefault="00A35BEE" w:rsidP="00E66FCC">
      <w:pPr>
        <w:pStyle w:val="Titolosommario"/>
        <w:jc w:val="center"/>
        <w:rPr>
          <w:rFonts w:ascii="Palatino Linotype" w:eastAsia="Calibri" w:hAnsi="Palatino Linotype" w:cstheme="minorHAnsi"/>
          <w:b w:val="0"/>
          <w:color w:val="385623" w:themeColor="accent6" w:themeShade="80"/>
          <w:sz w:val="40"/>
          <w:szCs w:val="40"/>
          <w:rPrChange w:id="1" w:author="Francesco Amato" w:date="2021-04-22T11:27:00Z">
            <w:rPr>
              <w:rFonts w:ascii="Palatino Linotype" w:eastAsia="Calibri" w:hAnsi="Palatino Linotype" w:cstheme="minorHAnsi"/>
              <w:b w:val="0"/>
              <w:color w:val="385623" w:themeColor="accent6" w:themeShade="80"/>
              <w:sz w:val="40"/>
              <w:szCs w:val="40"/>
              <w:lang w:val="en-GB"/>
            </w:rPr>
          </w:rPrChange>
        </w:rPr>
      </w:pPr>
      <w:r w:rsidRPr="008A1A1D">
        <w:rPr>
          <w:rFonts w:ascii="Calibri" w:eastAsia="Arial Unicode MS" w:hAnsi="Calibri" w:cs="Arial"/>
          <w:color w:val="auto"/>
          <w:sz w:val="52"/>
          <w:szCs w:val="24"/>
        </w:rPr>
        <w:t>REFERENCE</w:t>
      </w:r>
      <w:r w:rsidR="00E66FCC" w:rsidRPr="008A1A1D">
        <w:rPr>
          <w:rFonts w:ascii="Calibri" w:eastAsia="Arial Unicode MS" w:hAnsi="Calibri" w:cs="Arial"/>
          <w:color w:val="auto"/>
          <w:sz w:val="52"/>
          <w:szCs w:val="24"/>
        </w:rPr>
        <w:t xml:space="preserve"> GUIDE</w:t>
      </w:r>
    </w:p>
    <w:p w14:paraId="57E90881" w14:textId="77777777" w:rsidR="00E66FCC" w:rsidRPr="008A1A1D" w:rsidRDefault="00E66FCC" w:rsidP="00E66FCC">
      <w:pPr>
        <w:rPr>
          <w:rFonts w:ascii="Calibri Light" w:hAnsi="Calibri Light"/>
          <w:rPrChange w:id="2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21F833B4" w14:textId="77777777" w:rsidR="00E66FCC" w:rsidRPr="008A1A1D" w:rsidRDefault="00E66FCC" w:rsidP="00E66FCC">
      <w:pPr>
        <w:rPr>
          <w:rFonts w:ascii="Calibri Light" w:hAnsi="Calibri Light"/>
          <w:rPrChange w:id="3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49E43703" w14:textId="77777777" w:rsidR="00E66FCC" w:rsidRPr="008A1A1D" w:rsidRDefault="00E66FCC" w:rsidP="00E66FCC">
      <w:pPr>
        <w:rPr>
          <w:rFonts w:ascii="Calibri Light" w:hAnsi="Calibri Light"/>
          <w:rPrChange w:id="4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531F57E3" w14:textId="77777777" w:rsidR="00E66FCC" w:rsidRPr="008A1A1D" w:rsidRDefault="00E66FCC" w:rsidP="00E66FCC">
      <w:pPr>
        <w:rPr>
          <w:rFonts w:ascii="Calibri Light" w:hAnsi="Calibri Light"/>
          <w:rPrChange w:id="5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747B8B95" w14:textId="77777777" w:rsidR="00E66FCC" w:rsidRPr="008A1A1D" w:rsidRDefault="00E66FCC" w:rsidP="00E66FCC">
      <w:pPr>
        <w:rPr>
          <w:rFonts w:ascii="Calibri Light" w:hAnsi="Calibri Light"/>
          <w:rPrChange w:id="6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42A6D774" w14:textId="77777777" w:rsidR="00E66FCC" w:rsidRPr="008A1A1D" w:rsidRDefault="00E66FCC" w:rsidP="00E66FCC">
      <w:pPr>
        <w:rPr>
          <w:rFonts w:ascii="Calibri Light" w:hAnsi="Calibri Light"/>
          <w:rPrChange w:id="7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15A44E97" w14:textId="34332D63" w:rsidR="00E66FCC" w:rsidRPr="008A1A1D" w:rsidRDefault="00E66FCC" w:rsidP="00E66FCC">
      <w:pPr>
        <w:spacing w:before="1200"/>
        <w:ind w:left="4345" w:firstLine="653"/>
        <w:rPr>
          <w:rFonts w:ascii="Calibri" w:hAnsi="Calibri"/>
          <w:b/>
          <w:color w:val="538135" w:themeColor="accent6" w:themeShade="BF"/>
          <w:sz w:val="40"/>
          <w:rPrChange w:id="8" w:author="Francesco Amato" w:date="2021-04-22T11:27:00Z">
            <w:rPr>
              <w:rFonts w:ascii="Calibri" w:hAnsi="Calibri"/>
              <w:b/>
              <w:color w:val="538135" w:themeColor="accent6" w:themeShade="BF"/>
              <w:sz w:val="40"/>
              <w:lang w:val="fr-BE"/>
            </w:rPr>
          </w:rPrChange>
        </w:rPr>
      </w:pPr>
      <w:r w:rsidRPr="008A1A1D">
        <w:rPr>
          <w:rFonts w:ascii="Calibri" w:hAnsi="Calibri"/>
          <w:rPrChange w:id="9" w:author="Francesco Amato" w:date="2021-04-22T11:27:00Z">
            <w:rPr>
              <w:rFonts w:ascii="Calibri" w:hAnsi="Calibri"/>
              <w:lang w:val="fr-BE"/>
            </w:rPr>
          </w:rPrChange>
        </w:rPr>
        <w:t xml:space="preserve">Date: </w:t>
      </w:r>
      <w:r w:rsidRPr="008A1A1D">
        <w:rPr>
          <w:rFonts w:ascii="Calibri" w:hAnsi="Calibri"/>
          <w:rPrChange w:id="10" w:author="Francesco Amato" w:date="2021-04-22T11:27:00Z">
            <w:rPr>
              <w:rFonts w:ascii="Calibri" w:hAnsi="Calibri"/>
              <w:lang w:val="fr-BE"/>
            </w:rPr>
          </w:rPrChange>
        </w:rPr>
        <w:tab/>
      </w:r>
      <w:r w:rsidRPr="008A1A1D">
        <w:rPr>
          <w:rFonts w:ascii="Calibri" w:hAnsi="Calibri"/>
          <w:rPrChange w:id="11" w:author="Francesco Amato" w:date="2021-04-22T11:27:00Z">
            <w:rPr>
              <w:rFonts w:ascii="Calibri" w:hAnsi="Calibri"/>
              <w:lang w:val="fr-BE"/>
            </w:rPr>
          </w:rPrChange>
        </w:rPr>
        <w:tab/>
      </w:r>
      <w:sdt>
        <w:sdtPr>
          <w:rPr>
            <w:rFonts w:asciiTheme="minorHAnsi" w:eastAsia="Calibri" w:hAnsiTheme="minorHAnsi" w:cstheme="minorHAnsi"/>
            <w:bCs/>
            <w:color w:val="385623" w:themeColor="accent6" w:themeShade="80"/>
            <w:rPrChange w:id="12" w:author="Francesco Amato" w:date="2021-04-22T11:27:00Z">
              <w:rPr>
                <w:rFonts w:asciiTheme="minorHAnsi" w:eastAsia="Calibri" w:hAnsiTheme="minorHAnsi" w:cstheme="minorHAnsi"/>
                <w:bCs/>
                <w:color w:val="385623" w:themeColor="accent6" w:themeShade="80"/>
                <w:lang w:val="fr-BE"/>
              </w:rPr>
            </w:rPrChange>
          </w:rPr>
          <w:alias w:val="Date"/>
          <w:tag w:val="Date"/>
          <w:id w:val="1179472455"/>
          <w:placeholder>
            <w:docPart w:val="CF756FA69F4448CFB16CA5D126B4424D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19-07-22T00:00:00Z">
            <w:dateFormat w:val="dd/MM/yyyy"/>
            <w:lid w:val="en-GB"/>
            <w:storeMappedDataAs w:val="dateTime"/>
            <w:calendar w:val="gregorian"/>
          </w:date>
        </w:sdtPr>
        <w:sdtEndPr>
          <w:rPr>
            <w:rPrChange w:id="13" w:author="Francesco Amato" w:date="2021-04-22T11:27:00Z">
              <w:rPr/>
            </w:rPrChange>
          </w:rPr>
        </w:sdtEndPr>
        <w:sdtContent>
          <w:r w:rsidR="00E36E43" w:rsidRPr="008A1A1D">
            <w:rPr>
              <w:rFonts w:asciiTheme="minorHAnsi" w:eastAsia="Calibri" w:hAnsiTheme="minorHAnsi" w:cstheme="minorHAnsi"/>
              <w:bCs/>
              <w:color w:val="385623" w:themeColor="accent6" w:themeShade="80"/>
              <w:rPrChange w:id="14" w:author="Francesco Amato" w:date="2021-04-22T11:27:00Z">
                <w:rPr>
                  <w:rFonts w:asciiTheme="minorHAnsi" w:eastAsia="Calibri" w:hAnsiTheme="minorHAnsi" w:cstheme="minorHAnsi"/>
                  <w:bCs/>
                  <w:color w:val="385623" w:themeColor="accent6" w:themeShade="80"/>
                  <w:lang w:val="en-GB"/>
                </w:rPr>
              </w:rPrChange>
            </w:rPr>
            <w:t>22/07/2019</w:t>
          </w:r>
        </w:sdtContent>
      </w:sdt>
    </w:p>
    <w:p w14:paraId="5B67BB57" w14:textId="5B29504F" w:rsidR="00E66FCC" w:rsidRPr="008A1A1D" w:rsidRDefault="00E66FCC" w:rsidP="00E66FCC">
      <w:pPr>
        <w:ind w:left="4345" w:firstLine="653"/>
        <w:rPr>
          <w:rFonts w:ascii="Calibri" w:hAnsi="Calibri"/>
          <w:b/>
          <w:sz w:val="40"/>
          <w:rPrChange w:id="15" w:author="Francesco Amato" w:date="2021-04-22T11:27:00Z">
            <w:rPr>
              <w:rFonts w:ascii="Calibri" w:hAnsi="Calibri"/>
              <w:b/>
              <w:sz w:val="40"/>
              <w:lang w:val="fr-BE"/>
            </w:rPr>
          </w:rPrChange>
        </w:rPr>
      </w:pPr>
      <w:r w:rsidRPr="008A1A1D">
        <w:rPr>
          <w:rFonts w:asciiTheme="minorHAnsi" w:hAnsiTheme="minorHAnsi" w:cstheme="minorHAnsi"/>
          <w:rPrChange w:id="16" w:author="Francesco Amato" w:date="2021-04-22T11:27:00Z">
            <w:rPr>
              <w:rFonts w:asciiTheme="minorHAnsi" w:hAnsiTheme="minorHAnsi" w:cstheme="minorHAnsi"/>
              <w:lang w:val="fr-BE"/>
            </w:rPr>
          </w:rPrChange>
        </w:rPr>
        <w:t xml:space="preserve">Doc. Version: </w:t>
      </w:r>
      <w:r w:rsidRPr="008A1A1D">
        <w:rPr>
          <w:rFonts w:asciiTheme="minorHAnsi" w:hAnsiTheme="minorHAnsi" w:cstheme="minorHAnsi"/>
          <w:rPrChange w:id="17" w:author="Francesco Amato" w:date="2021-04-22T11:27:00Z">
            <w:rPr>
              <w:rFonts w:asciiTheme="minorHAnsi" w:hAnsiTheme="minorHAnsi" w:cstheme="minorHAnsi"/>
              <w:lang w:val="fr-BE"/>
            </w:rPr>
          </w:rPrChange>
        </w:rPr>
        <w:tab/>
      </w:r>
      <w:sdt>
        <w:sdtPr>
          <w:rPr>
            <w:rFonts w:asciiTheme="minorHAnsi" w:eastAsia="PMingLiU" w:hAnsiTheme="minorHAnsi" w:cstheme="minorHAnsi"/>
            <w:color w:val="385623" w:themeColor="accent6" w:themeShade="80"/>
            <w:rPrChange w:id="18" w:author="Francesco Amato" w:date="2021-04-22T11:27:00Z">
              <w:rPr>
                <w:rFonts w:asciiTheme="minorHAnsi" w:eastAsia="PMingLiU" w:hAnsiTheme="minorHAnsi" w:cstheme="minorHAnsi"/>
                <w:color w:val="385623" w:themeColor="accent6" w:themeShade="80"/>
                <w:lang w:val="fr-BE"/>
              </w:rPr>
            </w:rPrChange>
          </w:rPr>
          <w:alias w:val="Version"/>
          <w:tag w:val=""/>
          <w:id w:val="962387778"/>
          <w:placeholder>
            <w:docPart w:val="7985BC7480A64808B967007D0BFD8153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EndPr>
          <w:rPr>
            <w:rPrChange w:id="19" w:author="Francesco Amato" w:date="2021-04-22T11:27:00Z">
              <w:rPr/>
            </w:rPrChange>
          </w:rPr>
        </w:sdtEndPr>
        <w:sdtContent>
          <w:r w:rsidR="00E36E43" w:rsidRPr="008A1A1D">
            <w:rPr>
              <w:rFonts w:asciiTheme="minorHAnsi" w:eastAsia="PMingLiU" w:hAnsiTheme="minorHAnsi" w:cstheme="minorHAnsi"/>
              <w:color w:val="385623" w:themeColor="accent6" w:themeShade="80"/>
              <w:rPrChange w:id="20" w:author="Francesco Amato" w:date="2021-04-22T11:27:00Z">
                <w:rPr>
                  <w:rFonts w:asciiTheme="minorHAnsi" w:eastAsia="PMingLiU" w:hAnsiTheme="minorHAnsi" w:cstheme="minorHAnsi"/>
                  <w:color w:val="385623" w:themeColor="accent6" w:themeShade="80"/>
                  <w:lang w:val="fr-BE"/>
                </w:rPr>
              </w:rPrChange>
            </w:rPr>
            <w:t>2nd Draft</w:t>
          </w:r>
        </w:sdtContent>
      </w:sdt>
      <w:r w:rsidRPr="008A1A1D">
        <w:rPr>
          <w:rFonts w:asciiTheme="minorHAnsi" w:hAnsiTheme="minorHAnsi" w:cstheme="minorHAnsi"/>
          <w:color w:val="385623" w:themeColor="accent6" w:themeShade="80"/>
          <w:rPrChange w:id="21" w:author="Francesco Amato" w:date="2021-04-22T11:27:00Z">
            <w:rPr>
              <w:rFonts w:asciiTheme="minorHAnsi" w:hAnsiTheme="minorHAnsi" w:cstheme="minorHAnsi"/>
              <w:color w:val="385623" w:themeColor="accent6" w:themeShade="80"/>
              <w:lang w:val="fr-BE"/>
            </w:rPr>
          </w:rPrChange>
        </w:rPr>
        <w:t xml:space="preserve"> </w:t>
      </w:r>
    </w:p>
    <w:p w14:paraId="358AD332" w14:textId="77777777" w:rsidR="00E66FCC" w:rsidRPr="008A1A1D" w:rsidRDefault="00E66FCC" w:rsidP="00E66FCC">
      <w:pPr>
        <w:rPr>
          <w:rFonts w:ascii="Calibri Light" w:hAnsi="Calibri Light"/>
          <w:rPrChange w:id="22" w:author="Francesco Amato" w:date="2021-04-22T11:27:00Z">
            <w:rPr>
              <w:rFonts w:ascii="Calibri Light" w:hAnsi="Calibri Light"/>
              <w:lang w:val="fr-BE"/>
            </w:rPr>
          </w:rPrChange>
        </w:rPr>
      </w:pPr>
    </w:p>
    <w:p w14:paraId="29D4EFCB" w14:textId="77777777" w:rsidR="00E66FCC" w:rsidRPr="008A1A1D" w:rsidRDefault="00E66FCC" w:rsidP="00E66FCC">
      <w:pPr>
        <w:rPr>
          <w:rFonts w:ascii="Calibri Light" w:hAnsi="Calibri Light"/>
          <w:rPrChange w:id="23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69001549" w14:textId="77777777" w:rsidR="00E66FCC" w:rsidRPr="008A1A1D" w:rsidRDefault="00E66FCC" w:rsidP="00E66FCC">
      <w:pPr>
        <w:rPr>
          <w:rFonts w:ascii="Calibri Light" w:hAnsi="Calibri Light"/>
          <w:rPrChange w:id="24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433D89DB" w14:textId="77777777" w:rsidR="00E66FCC" w:rsidRPr="008A1A1D" w:rsidRDefault="00E66FCC" w:rsidP="00E66FCC">
      <w:pPr>
        <w:rPr>
          <w:rFonts w:ascii="Calibri Light" w:hAnsi="Calibri Light"/>
          <w:rPrChange w:id="25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2ADE6576" w14:textId="77777777" w:rsidR="00E66FCC" w:rsidRPr="008A1A1D" w:rsidRDefault="00E66FCC" w:rsidP="00E66FCC">
      <w:pPr>
        <w:rPr>
          <w:rFonts w:ascii="Calibri Light" w:hAnsi="Calibri Light"/>
          <w:rPrChange w:id="26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30E71D9C" w14:textId="77777777" w:rsidR="00E66FCC" w:rsidRPr="008A1A1D" w:rsidRDefault="00E66FCC" w:rsidP="00E66FCC">
      <w:pPr>
        <w:rPr>
          <w:rFonts w:ascii="Calibri Light" w:hAnsi="Calibri Light"/>
          <w:rPrChange w:id="27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2D67B6ED" w14:textId="77777777" w:rsidR="00E66FCC" w:rsidRPr="008A1A1D" w:rsidRDefault="00E66FCC" w:rsidP="00E66FCC">
      <w:pPr>
        <w:rPr>
          <w:rFonts w:ascii="Calibri Light" w:hAnsi="Calibri Light"/>
          <w:rPrChange w:id="28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7EE15FFC" w14:textId="77777777" w:rsidR="00E66FCC" w:rsidRPr="008A1A1D" w:rsidRDefault="00E66FCC" w:rsidP="00E66FCC">
      <w:pPr>
        <w:rPr>
          <w:rFonts w:ascii="Calibri Light" w:hAnsi="Calibri Light"/>
          <w:rPrChange w:id="29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272C481A" w14:textId="77777777" w:rsidR="00E66FCC" w:rsidRPr="008A1A1D" w:rsidRDefault="00E66FCC" w:rsidP="00E66FCC">
      <w:pPr>
        <w:rPr>
          <w:rFonts w:ascii="Calibri Light" w:hAnsi="Calibri Light"/>
          <w:rPrChange w:id="30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68D6C32B" w14:textId="77777777" w:rsidR="00E66FCC" w:rsidRPr="008A1A1D" w:rsidRDefault="00E66FCC" w:rsidP="00E66FCC">
      <w:pPr>
        <w:rPr>
          <w:rFonts w:ascii="Calibri Light" w:hAnsi="Calibri Light"/>
          <w:rPrChange w:id="31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120A2B88" w14:textId="77777777" w:rsidR="00E66FCC" w:rsidRPr="008A1A1D" w:rsidRDefault="00E66FCC" w:rsidP="00E66FCC">
      <w:pPr>
        <w:rPr>
          <w:rFonts w:ascii="Calibri Light" w:hAnsi="Calibri Light"/>
          <w:rPrChange w:id="32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2B34AAE4" w14:textId="77777777" w:rsidR="00E66FCC" w:rsidRPr="008A1A1D" w:rsidRDefault="00E66FCC" w:rsidP="00E66FCC">
      <w:pPr>
        <w:rPr>
          <w:rFonts w:ascii="Calibri Light" w:hAnsi="Calibri Light"/>
          <w:rPrChange w:id="33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1E8CC64B" w14:textId="77777777" w:rsidR="00E66FCC" w:rsidRPr="008A1A1D" w:rsidRDefault="00E66FCC" w:rsidP="00E66FCC">
      <w:pPr>
        <w:rPr>
          <w:rFonts w:ascii="Calibri Light" w:hAnsi="Calibri Light"/>
          <w:rPrChange w:id="34" w:author="Francesco Amato" w:date="2021-04-22T11:27:00Z">
            <w:rPr>
              <w:rFonts w:ascii="Calibri Light" w:hAnsi="Calibri Light"/>
              <w:lang w:val="en-GB"/>
            </w:rPr>
          </w:rPrChange>
        </w:rPr>
      </w:pPr>
    </w:p>
    <w:p w14:paraId="38D680FB" w14:textId="77777777" w:rsidR="00E66FCC" w:rsidRPr="008A1A1D" w:rsidRDefault="00E66FCC" w:rsidP="00E66FCC">
      <w:pPr>
        <w:spacing w:after="20" w:line="276" w:lineRule="auto"/>
        <w:rPr>
          <w:rFonts w:asciiTheme="minorHAnsi" w:eastAsia="Calibri" w:hAnsiTheme="minorHAnsi" w:cstheme="minorHAnsi"/>
          <w:b/>
          <w:color w:val="000000"/>
          <w:szCs w:val="22"/>
          <w:rPrChange w:id="35" w:author="Francesco Amato" w:date="2021-04-22T11:27:00Z">
            <w:rPr>
              <w:rFonts w:asciiTheme="minorHAnsi" w:eastAsia="Calibri" w:hAnsiTheme="minorHAnsi" w:cstheme="minorHAnsi"/>
              <w:b/>
              <w:color w:val="000000"/>
              <w:szCs w:val="22"/>
              <w:lang w:val="fr-BE"/>
            </w:rPr>
          </w:rPrChange>
        </w:rPr>
      </w:pPr>
    </w:p>
    <w:p w14:paraId="181EDFCC" w14:textId="77777777" w:rsidR="00E66FCC" w:rsidRDefault="00E66FCC" w:rsidP="00E66FCC">
      <w:pPr>
        <w:spacing w:after="20" w:line="276" w:lineRule="auto"/>
        <w:rPr>
          <w:rFonts w:asciiTheme="minorHAnsi" w:eastAsia="Calibri" w:hAnsiTheme="minorHAnsi" w:cstheme="minorHAnsi"/>
          <w:b/>
          <w:color w:val="000000"/>
          <w:sz w:val="22"/>
          <w:szCs w:val="22"/>
          <w:lang w:val="fr-BE"/>
        </w:rPr>
      </w:pPr>
      <w:r w:rsidRPr="00C63F2B">
        <w:rPr>
          <w:noProof/>
          <w:sz w:val="22"/>
          <w:szCs w:val="22"/>
          <w:lang w:val="it-IT" w:eastAsia="it-IT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18C2A1FA" wp14:editId="4AC52E33">
                <wp:simplePos x="0" y="0"/>
                <wp:positionH relativeFrom="column">
                  <wp:posOffset>0</wp:posOffset>
                </wp:positionH>
                <wp:positionV relativeFrom="paragraph">
                  <wp:posOffset>10328275</wp:posOffset>
                </wp:positionV>
                <wp:extent cx="7553325" cy="45720"/>
                <wp:effectExtent l="0" t="0" r="28575" b="11430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3325" cy="4572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9525">
                          <a:solidFill>
                            <a:srgbClr val="4F81B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6EDA4" w14:textId="77777777" w:rsidR="00E66FCC" w:rsidRDefault="00E66FCC" w:rsidP="00E66F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C2A1FA" id="Rectangle 11" o:spid="_x0000_s1026" style="position:absolute;margin-left:0;margin-top:813.25pt;width:594.75pt;height:3.6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" fillcolor="#4f81bc" strokecolor="#4f81bc">
                <v:textbox>
                  <w:txbxContent>
                    <w:p w14:paraId="0F66EDA4" w14:textId="77777777" w:rsidR="00E66FCC" w:rsidRDefault="00E66FCC" w:rsidP="00E66FC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C63F2B">
        <w:rPr>
          <w:rFonts w:asciiTheme="minorHAnsi" w:eastAsia="Calibri" w:hAnsiTheme="minorHAnsi" w:cstheme="minorHAnsi"/>
          <w:b/>
          <w:color w:val="000000"/>
          <w:sz w:val="22"/>
          <w:szCs w:val="22"/>
          <w:lang w:val="fr-BE"/>
        </w:rPr>
        <w:t>Document Information</w:t>
      </w:r>
    </w:p>
    <w:p w14:paraId="737C5AF1" w14:textId="77777777" w:rsidR="00E66FCC" w:rsidRPr="000D2CF4" w:rsidRDefault="00E66FCC" w:rsidP="00E66FCC">
      <w:pPr>
        <w:spacing w:after="20" w:line="276" w:lineRule="auto"/>
        <w:rPr>
          <w:rFonts w:asciiTheme="minorHAnsi" w:eastAsia="Calibri" w:hAnsiTheme="minorHAnsi" w:cstheme="minorHAnsi"/>
          <w:b/>
          <w:color w:val="000000"/>
          <w:sz w:val="6"/>
          <w:szCs w:val="6"/>
          <w:lang w:val="fr-BE"/>
        </w:rPr>
      </w:pPr>
    </w:p>
    <w:tbl>
      <w:tblPr>
        <w:tblStyle w:val="TableGrid1"/>
        <w:tblW w:w="4892" w:type="pct"/>
        <w:tblInd w:w="108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3004"/>
        <w:gridCol w:w="6776"/>
      </w:tblGrid>
      <w:tr w:rsidR="00E66FCC" w:rsidRPr="00C63F2B" w14:paraId="33FD7814" w14:textId="77777777" w:rsidTr="00F259E6">
        <w:tc>
          <w:tcPr>
            <w:tcW w:w="1536" w:type="pct"/>
            <w:shd w:val="clear" w:color="auto" w:fill="D9D9D9" w:themeFill="background1" w:themeFillShade="D9"/>
            <w:hideMark/>
          </w:tcPr>
          <w:p w14:paraId="04B9B47C" w14:textId="77777777" w:rsidR="00E66FCC" w:rsidRPr="000D2CF4" w:rsidRDefault="00E66FCC" w:rsidP="00F259E6">
            <w:pPr>
              <w:spacing w:line="276" w:lineRule="auto"/>
              <w:rPr>
                <w:rFonts w:asciiTheme="minorHAnsi" w:eastAsia="PMingLiU" w:hAnsiTheme="minorHAnsi" w:cstheme="minorHAnsi"/>
                <w:b/>
                <w:lang w:val="en-GB"/>
              </w:rPr>
            </w:pPr>
            <w:r w:rsidRPr="000D2CF4">
              <w:rPr>
                <w:rFonts w:asciiTheme="minorHAnsi" w:hAnsiTheme="minorHAnsi" w:cstheme="minorHAnsi"/>
                <w:b/>
                <w:lang w:val="en-GB"/>
              </w:rPr>
              <w:t>Settings</w:t>
            </w:r>
          </w:p>
        </w:tc>
        <w:tc>
          <w:tcPr>
            <w:tcW w:w="3464" w:type="pct"/>
            <w:shd w:val="clear" w:color="auto" w:fill="D9D9D9" w:themeFill="background1" w:themeFillShade="D9"/>
            <w:hideMark/>
          </w:tcPr>
          <w:p w14:paraId="634D9FEF" w14:textId="77777777" w:rsidR="00E66FCC" w:rsidRPr="000D2CF4" w:rsidRDefault="00E66FCC" w:rsidP="00F259E6">
            <w:pPr>
              <w:spacing w:line="276" w:lineRule="auto"/>
              <w:rPr>
                <w:rFonts w:asciiTheme="minorHAnsi" w:eastAsia="PMingLiU" w:hAnsiTheme="minorHAnsi" w:cstheme="minorHAnsi"/>
                <w:b/>
                <w:lang w:val="en-GB"/>
              </w:rPr>
            </w:pPr>
            <w:r w:rsidRPr="000D2CF4">
              <w:rPr>
                <w:rFonts w:asciiTheme="minorHAnsi" w:hAnsiTheme="minorHAnsi" w:cstheme="minorHAnsi"/>
                <w:b/>
                <w:lang w:val="en-GB"/>
              </w:rPr>
              <w:t>Value</w:t>
            </w:r>
          </w:p>
        </w:tc>
      </w:tr>
      <w:tr w:rsidR="00E66FCC" w:rsidRPr="00C63F2B" w14:paraId="1CEF2CC8" w14:textId="77777777" w:rsidTr="00F259E6">
        <w:tc>
          <w:tcPr>
            <w:tcW w:w="1536" w:type="pct"/>
            <w:hideMark/>
          </w:tcPr>
          <w:p w14:paraId="1DF47275" w14:textId="77777777" w:rsidR="00E66FCC" w:rsidRPr="000D2CF4" w:rsidRDefault="00E66FCC" w:rsidP="00F259E6">
            <w:pPr>
              <w:spacing w:line="276" w:lineRule="auto"/>
              <w:rPr>
                <w:rFonts w:asciiTheme="minorHAnsi" w:eastAsia="PMingLiU" w:hAnsiTheme="minorHAnsi" w:cstheme="minorHAnsi"/>
                <w:b/>
                <w:lang w:val="en-GB"/>
              </w:rPr>
            </w:pPr>
            <w:r w:rsidRPr="000D2CF4">
              <w:rPr>
                <w:rFonts w:asciiTheme="minorHAnsi" w:hAnsiTheme="minorHAnsi" w:cstheme="minorHAnsi"/>
                <w:b/>
                <w:bCs/>
                <w:lang w:val="en-GB"/>
              </w:rPr>
              <w:t>Document Title:</w:t>
            </w:r>
          </w:p>
        </w:tc>
        <w:tc>
          <w:tcPr>
            <w:tcW w:w="3464" w:type="pct"/>
            <w:hideMark/>
          </w:tcPr>
          <w:p w14:paraId="7D9CF6CE" w14:textId="77777777" w:rsidR="00562248" w:rsidRPr="00562248" w:rsidRDefault="00562248" w:rsidP="00562248">
            <w:pPr>
              <w:spacing w:line="276" w:lineRule="auto"/>
              <w:rPr>
                <w:rFonts w:asciiTheme="minorHAnsi" w:eastAsia="PMingLiU" w:hAnsiTheme="minorHAnsi" w:cstheme="minorHAnsi"/>
                <w:lang w:val="en-GB"/>
              </w:rPr>
            </w:pPr>
            <w:r w:rsidRPr="00562248">
              <w:rPr>
                <w:rFonts w:asciiTheme="minorHAnsi" w:eastAsia="PMingLiU" w:hAnsiTheme="minorHAnsi" w:cstheme="minorHAnsi"/>
                <w:lang w:val="en-GB"/>
              </w:rPr>
              <w:t>Web Application (WA)</w:t>
            </w:r>
          </w:p>
          <w:p w14:paraId="7D5ABC1A" w14:textId="085E011C" w:rsidR="00E66FCC" w:rsidRPr="000D2CF4" w:rsidRDefault="00562248" w:rsidP="00562248">
            <w:pPr>
              <w:spacing w:line="276" w:lineRule="auto"/>
              <w:rPr>
                <w:rFonts w:asciiTheme="minorHAnsi" w:eastAsia="PMingLiU" w:hAnsiTheme="minorHAnsi" w:cstheme="minorHAnsi"/>
                <w:lang w:val="en-GB"/>
              </w:rPr>
            </w:pPr>
            <w:r w:rsidRPr="00562248">
              <w:rPr>
                <w:rFonts w:asciiTheme="minorHAnsi" w:eastAsia="PMingLiU" w:hAnsiTheme="minorHAnsi" w:cstheme="minorHAnsi"/>
                <w:lang w:val="en-GB"/>
              </w:rPr>
              <w:t xml:space="preserve">REFERENCE GUIDE </w:t>
            </w:r>
            <w:r w:rsidR="00E66FCC" w:rsidRPr="000D2CF4">
              <w:rPr>
                <w:rFonts w:asciiTheme="minorHAnsi" w:eastAsia="PMingLiU" w:hAnsiTheme="minorHAnsi" w:cstheme="minorHAnsi"/>
              </w:rPr>
              <w:fldChar w:fldCharType="begin"/>
            </w:r>
            <w:r w:rsidR="00E66FCC" w:rsidRPr="000D2CF4">
              <w:rPr>
                <w:rFonts w:asciiTheme="minorHAnsi" w:eastAsia="PMingLiU" w:hAnsiTheme="minorHAnsi" w:cstheme="minorHAnsi"/>
                <w:lang w:val="en-GB"/>
              </w:rPr>
              <w:instrText xml:space="preserve"> TITLE   \* MERGEFORMAT </w:instrText>
            </w:r>
            <w:r w:rsidR="00E66FCC" w:rsidRPr="000D2CF4">
              <w:rPr>
                <w:rFonts w:asciiTheme="minorHAnsi" w:eastAsia="PMingLiU" w:hAnsiTheme="minorHAnsi" w:cstheme="minorHAnsi"/>
              </w:rPr>
              <w:fldChar w:fldCharType="end"/>
            </w:r>
          </w:p>
        </w:tc>
      </w:tr>
      <w:tr w:rsidR="00E66FCC" w:rsidRPr="00C63F2B" w14:paraId="7FA15A71" w14:textId="77777777" w:rsidTr="00F259E6">
        <w:tc>
          <w:tcPr>
            <w:tcW w:w="1536" w:type="pct"/>
          </w:tcPr>
          <w:p w14:paraId="1E95A789" w14:textId="77777777" w:rsidR="00E66FCC" w:rsidRPr="000D2CF4" w:rsidRDefault="00E66FCC" w:rsidP="00F259E6">
            <w:pPr>
              <w:spacing w:line="276" w:lineRule="auto"/>
              <w:rPr>
                <w:rFonts w:asciiTheme="minorHAnsi" w:hAnsiTheme="minorHAnsi" w:cstheme="minorHAnsi"/>
                <w:b/>
                <w:lang w:val="en-GB"/>
              </w:rPr>
            </w:pPr>
            <w:r w:rsidRPr="000D2CF4">
              <w:rPr>
                <w:rFonts w:asciiTheme="minorHAnsi" w:hAnsiTheme="minorHAnsi" w:cstheme="minorHAnsi"/>
                <w:b/>
                <w:lang w:val="en-GB"/>
              </w:rPr>
              <w:t>Project Component/Activity</w:t>
            </w:r>
          </w:p>
        </w:tc>
        <w:tc>
          <w:tcPr>
            <w:tcW w:w="3464" w:type="pct"/>
          </w:tcPr>
          <w:p w14:paraId="6E48F30E" w14:textId="54F985EC" w:rsidR="00E66FCC" w:rsidRPr="000D2CF4" w:rsidRDefault="00CE2DB5" w:rsidP="00F259E6">
            <w:pPr>
              <w:spacing w:line="276" w:lineRule="auto"/>
              <w:rPr>
                <w:rFonts w:asciiTheme="minorHAnsi" w:eastAsia="PMingLiU" w:hAnsiTheme="minorHAnsi" w:cstheme="minorHAnsi"/>
                <w:color w:val="385623" w:themeColor="accent6" w:themeShade="80"/>
              </w:rPr>
            </w:pPr>
            <w:r w:rsidRPr="00CE2DB5">
              <w:rPr>
                <w:rFonts w:asciiTheme="minorHAnsi" w:eastAsia="PMingLiU" w:hAnsiTheme="minorHAnsi" w:cstheme="minorHAnsi"/>
              </w:rPr>
              <w:t xml:space="preserve">Component 2: Development of SDGs </w:t>
            </w:r>
            <w:r w:rsidRPr="00562248">
              <w:rPr>
                <w:rFonts w:asciiTheme="minorHAnsi" w:eastAsia="PMingLiU" w:hAnsiTheme="minorHAnsi" w:cstheme="minorHAnsi"/>
              </w:rPr>
              <w:t>Databases</w:t>
            </w:r>
            <w:r w:rsidR="00562248" w:rsidRPr="00562248">
              <w:rPr>
                <w:rFonts w:asciiTheme="minorHAnsi" w:eastAsia="PMingLiU" w:hAnsiTheme="minorHAnsi" w:cstheme="minorHAnsi"/>
              </w:rPr>
              <w:t>/</w:t>
            </w:r>
            <w:r w:rsidR="00562248" w:rsidRPr="00562248">
              <w:rPr>
                <w:rFonts w:asciiTheme="minorHAnsi" w:hAnsiTheme="minorHAnsi" w:cstheme="minorHAnsi"/>
              </w:rPr>
              <w:t xml:space="preserve">Activity 2.1: </w:t>
            </w:r>
            <w:r w:rsidR="00562248" w:rsidRPr="00562248">
              <w:rPr>
                <w:rFonts w:asciiTheme="minorHAnsi" w:eastAsia="PMingLiU" w:hAnsiTheme="minorHAnsi" w:cstheme="minorHAnsi"/>
              </w:rPr>
              <w:t>Support for the development of a web application for SDGs data production</w:t>
            </w:r>
          </w:p>
        </w:tc>
      </w:tr>
      <w:tr w:rsidR="00E66FCC" w:rsidRPr="007E4382" w14:paraId="2994C711" w14:textId="77777777" w:rsidTr="00F259E6">
        <w:tc>
          <w:tcPr>
            <w:tcW w:w="1536" w:type="pct"/>
            <w:hideMark/>
          </w:tcPr>
          <w:p w14:paraId="6C1792B7" w14:textId="77777777" w:rsidR="00E66FCC" w:rsidRPr="000D2CF4" w:rsidRDefault="00E66FCC" w:rsidP="00F259E6">
            <w:pPr>
              <w:spacing w:line="276" w:lineRule="auto"/>
              <w:rPr>
                <w:rFonts w:asciiTheme="minorHAnsi" w:eastAsia="PMingLiU" w:hAnsiTheme="minorHAnsi" w:cstheme="minorHAnsi"/>
                <w:b/>
                <w:lang w:val="en-GB"/>
              </w:rPr>
            </w:pPr>
            <w:r w:rsidRPr="000D2CF4">
              <w:rPr>
                <w:rFonts w:asciiTheme="minorHAnsi" w:hAnsiTheme="minorHAnsi" w:cstheme="minorHAnsi"/>
                <w:b/>
                <w:lang w:val="en-GB"/>
              </w:rPr>
              <w:t>Document Authors:</w:t>
            </w:r>
          </w:p>
        </w:tc>
        <w:tc>
          <w:tcPr>
            <w:tcW w:w="3464" w:type="pct"/>
            <w:hideMark/>
          </w:tcPr>
          <w:p w14:paraId="5F646573" w14:textId="27D43489" w:rsidR="00E66FCC" w:rsidRPr="000D2CF4" w:rsidRDefault="00E66FCC" w:rsidP="00CE2DB5">
            <w:pPr>
              <w:spacing w:line="276" w:lineRule="auto"/>
              <w:rPr>
                <w:rFonts w:asciiTheme="minorHAnsi" w:eastAsia="PMingLiU" w:hAnsiTheme="minorHAnsi" w:cstheme="minorHAnsi"/>
                <w:lang w:val="it-IT"/>
              </w:rPr>
            </w:pPr>
            <w:r w:rsidRPr="000D2CF4">
              <w:rPr>
                <w:rFonts w:asciiTheme="minorHAnsi" w:eastAsia="PMingLiU" w:hAnsiTheme="minorHAnsi" w:cstheme="minorHAnsi"/>
                <w:lang w:val="it-IT"/>
              </w:rPr>
              <w:t xml:space="preserve">Guido </w:t>
            </w:r>
            <w:proofErr w:type="spellStart"/>
            <w:r w:rsidRPr="000D2CF4">
              <w:rPr>
                <w:rFonts w:asciiTheme="minorHAnsi" w:eastAsia="PMingLiU" w:hAnsiTheme="minorHAnsi" w:cstheme="minorHAnsi"/>
                <w:lang w:val="it-IT"/>
              </w:rPr>
              <w:t>D</w:t>
            </w:r>
            <w:r w:rsidR="00CE2DB5">
              <w:rPr>
                <w:rFonts w:asciiTheme="minorHAnsi" w:eastAsia="PMingLiU" w:hAnsiTheme="minorHAnsi" w:cstheme="minorHAnsi"/>
                <w:lang w:val="it-IT"/>
              </w:rPr>
              <w:t>rovandi</w:t>
            </w:r>
            <w:proofErr w:type="spellEnd"/>
            <w:r w:rsidRPr="000D2CF4">
              <w:rPr>
                <w:rFonts w:asciiTheme="minorHAnsi" w:eastAsia="PMingLiU" w:hAnsiTheme="minorHAnsi" w:cstheme="minorHAnsi"/>
                <w:lang w:val="it-IT"/>
              </w:rPr>
              <w:t xml:space="preserve">, </w:t>
            </w:r>
            <w:r w:rsidR="00CE2DB5">
              <w:rPr>
                <w:rFonts w:asciiTheme="minorHAnsi" w:eastAsia="PMingLiU" w:hAnsiTheme="minorHAnsi" w:cstheme="minorHAnsi"/>
                <w:lang w:val="it-IT"/>
              </w:rPr>
              <w:t xml:space="preserve">Sonia </w:t>
            </w:r>
            <w:proofErr w:type="spellStart"/>
            <w:r w:rsidR="00CE2DB5">
              <w:rPr>
                <w:rFonts w:asciiTheme="minorHAnsi" w:eastAsia="PMingLiU" w:hAnsiTheme="minorHAnsi" w:cstheme="minorHAnsi"/>
                <w:lang w:val="it-IT"/>
              </w:rPr>
              <w:t>Scialanca</w:t>
            </w:r>
            <w:proofErr w:type="spellEnd"/>
            <w:r w:rsidR="00E36E43">
              <w:rPr>
                <w:rFonts w:asciiTheme="minorHAnsi" w:eastAsia="PMingLiU" w:hAnsiTheme="minorHAnsi" w:cstheme="minorHAnsi"/>
                <w:lang w:val="it-IT"/>
              </w:rPr>
              <w:t>, Francesco Amato</w:t>
            </w:r>
          </w:p>
        </w:tc>
      </w:tr>
      <w:tr w:rsidR="00E66FCC" w:rsidRPr="00C63F2B" w14:paraId="11446DE8" w14:textId="77777777" w:rsidTr="00F259E6">
        <w:tc>
          <w:tcPr>
            <w:tcW w:w="1536" w:type="pct"/>
            <w:hideMark/>
          </w:tcPr>
          <w:p w14:paraId="4BA5AC4B" w14:textId="50D95F7D" w:rsidR="00E66FCC" w:rsidRPr="000D2CF4" w:rsidRDefault="00CE2DB5" w:rsidP="00F259E6">
            <w:pPr>
              <w:spacing w:line="276" w:lineRule="auto"/>
              <w:rPr>
                <w:rFonts w:asciiTheme="minorHAnsi" w:eastAsia="PMingLiU" w:hAnsiTheme="minorHAnsi" w:cstheme="minorHAnsi"/>
                <w:b/>
                <w:lang w:val="en-GB"/>
              </w:rPr>
            </w:pPr>
            <w:r>
              <w:rPr>
                <w:rFonts w:asciiTheme="minorHAnsi" w:hAnsiTheme="minorHAnsi" w:cstheme="minorHAnsi"/>
                <w:b/>
                <w:lang w:val="en-GB" w:eastAsia="ar-SA"/>
              </w:rPr>
              <w:t>PCBS Counterpart</w:t>
            </w:r>
            <w:r w:rsidR="00E66FCC" w:rsidRPr="000D2CF4">
              <w:rPr>
                <w:rFonts w:asciiTheme="minorHAnsi" w:hAnsiTheme="minorHAnsi" w:cstheme="minorHAnsi"/>
                <w:b/>
                <w:lang w:val="en-GB" w:eastAsia="ar-SA"/>
              </w:rPr>
              <w:t>:</w:t>
            </w:r>
            <w:r w:rsidR="00E66FCC" w:rsidRPr="000D2CF4">
              <w:rPr>
                <w:rFonts w:asciiTheme="minorHAnsi" w:hAnsiTheme="minorHAnsi" w:cstheme="minorHAnsi"/>
                <w:b/>
                <w:lang w:val="en-GB"/>
              </w:rPr>
              <w:t xml:space="preserve"> </w:t>
            </w:r>
          </w:p>
        </w:tc>
        <w:tc>
          <w:tcPr>
            <w:tcW w:w="3464" w:type="pct"/>
          </w:tcPr>
          <w:p w14:paraId="2DCFA046" w14:textId="3C13D0D4" w:rsidR="00E66FCC" w:rsidRPr="000D2CF4" w:rsidRDefault="00CE2DB5" w:rsidP="00CE2DB5">
            <w:pPr>
              <w:spacing w:line="276" w:lineRule="auto"/>
              <w:rPr>
                <w:rFonts w:asciiTheme="minorHAnsi" w:eastAsia="PMingLiU" w:hAnsiTheme="minorHAnsi" w:cstheme="minorHAnsi"/>
                <w:lang w:val="en-GB"/>
              </w:rPr>
            </w:pPr>
            <w:r w:rsidRPr="00CE2DB5">
              <w:rPr>
                <w:rFonts w:asciiTheme="minorHAnsi" w:eastAsia="PMingLiU" w:hAnsiTheme="minorHAnsi" w:cstheme="minorHAnsi"/>
                <w:lang w:val="en-GB"/>
              </w:rPr>
              <w:t xml:space="preserve">Mohammed </w:t>
            </w:r>
            <w:proofErr w:type="spellStart"/>
            <w:r w:rsidRPr="00CE2DB5">
              <w:rPr>
                <w:rFonts w:asciiTheme="minorHAnsi" w:eastAsia="PMingLiU" w:hAnsiTheme="minorHAnsi" w:cstheme="minorHAnsi"/>
                <w:lang w:val="en-GB"/>
              </w:rPr>
              <w:t>Sahmoud</w:t>
            </w:r>
            <w:proofErr w:type="spellEnd"/>
            <w:r w:rsidR="002233E3">
              <w:rPr>
                <w:rFonts w:asciiTheme="minorHAnsi" w:eastAsia="PMingLiU" w:hAnsiTheme="minorHAnsi" w:cstheme="minorHAnsi"/>
                <w:lang w:val="en-GB"/>
              </w:rPr>
              <w:t xml:space="preserve"> (IT expert)</w:t>
            </w:r>
          </w:p>
        </w:tc>
      </w:tr>
      <w:tr w:rsidR="00E66FCC" w:rsidRPr="00C63F2B" w14:paraId="174D4E9B" w14:textId="77777777" w:rsidTr="00F259E6">
        <w:tc>
          <w:tcPr>
            <w:tcW w:w="1536" w:type="pct"/>
            <w:hideMark/>
          </w:tcPr>
          <w:p w14:paraId="093913E8" w14:textId="77777777" w:rsidR="00E66FCC" w:rsidRPr="000D2CF4" w:rsidRDefault="00E66FCC" w:rsidP="00F259E6">
            <w:pPr>
              <w:spacing w:line="276" w:lineRule="auto"/>
              <w:rPr>
                <w:rFonts w:asciiTheme="minorHAnsi" w:eastAsia="PMingLiU" w:hAnsiTheme="minorHAnsi" w:cstheme="minorHAnsi"/>
                <w:b/>
                <w:lang w:val="en-GB"/>
              </w:rPr>
            </w:pPr>
            <w:r w:rsidRPr="000D2CF4">
              <w:rPr>
                <w:rFonts w:asciiTheme="minorHAnsi" w:hAnsiTheme="minorHAnsi" w:cstheme="minorHAnsi"/>
                <w:b/>
                <w:bCs/>
                <w:lang w:val="en-GB"/>
              </w:rPr>
              <w:t xml:space="preserve">Doc. Version: </w:t>
            </w:r>
          </w:p>
        </w:tc>
        <w:sdt>
          <w:sdtPr>
            <w:rPr>
              <w:rFonts w:asciiTheme="minorHAnsi" w:eastAsia="PMingLiU" w:hAnsiTheme="minorHAnsi" w:cstheme="minorHAnsi"/>
            </w:rPr>
            <w:alias w:val="Version"/>
            <w:tag w:val=""/>
            <w:id w:val="234590168"/>
            <w:placeholder>
              <w:docPart w:val="A24C5ADCF88D4961B8D22B0EC4BCC0B7"/>
            </w:placeholder>
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<w:text/>
          </w:sdtPr>
          <w:sdtEndPr/>
          <w:sdtContent>
            <w:tc>
              <w:tcPr>
                <w:tcW w:w="3464" w:type="pct"/>
                <w:hideMark/>
              </w:tcPr>
              <w:p w14:paraId="6DBD6EB7" w14:textId="22540B6B" w:rsidR="00E66FCC" w:rsidRPr="000D2CF4" w:rsidRDefault="00E36E43" w:rsidP="00F259E6">
                <w:pPr>
                  <w:spacing w:line="276" w:lineRule="auto"/>
                  <w:rPr>
                    <w:rFonts w:asciiTheme="minorHAnsi" w:eastAsia="PMingLiU" w:hAnsiTheme="minorHAnsi" w:cstheme="minorHAnsi"/>
                    <w:lang w:val="en-GB"/>
                  </w:rPr>
                </w:pPr>
                <w:r>
                  <w:rPr>
                    <w:rFonts w:asciiTheme="minorHAnsi" w:eastAsia="PMingLiU" w:hAnsiTheme="minorHAnsi" w:cstheme="minorHAnsi"/>
                  </w:rPr>
                  <w:t>2nd Draft</w:t>
                </w:r>
              </w:p>
            </w:tc>
          </w:sdtContent>
        </w:sdt>
      </w:tr>
      <w:tr w:rsidR="00E66FCC" w:rsidRPr="00C63F2B" w14:paraId="7A27F4EB" w14:textId="77777777" w:rsidTr="00F259E6">
        <w:tc>
          <w:tcPr>
            <w:tcW w:w="1536" w:type="pct"/>
            <w:hideMark/>
          </w:tcPr>
          <w:p w14:paraId="718121E1" w14:textId="77777777" w:rsidR="00E66FCC" w:rsidRPr="000D2CF4" w:rsidRDefault="00E66FCC" w:rsidP="00F259E6">
            <w:pPr>
              <w:spacing w:line="276" w:lineRule="auto"/>
              <w:rPr>
                <w:rFonts w:asciiTheme="minorHAnsi" w:eastAsia="PMingLiU" w:hAnsiTheme="minorHAnsi" w:cstheme="minorHAnsi"/>
                <w:b/>
                <w:bCs/>
                <w:lang w:val="en-GB"/>
              </w:rPr>
            </w:pPr>
            <w:r w:rsidRPr="000D2CF4">
              <w:rPr>
                <w:rFonts w:asciiTheme="minorHAnsi" w:hAnsiTheme="minorHAnsi" w:cstheme="minorHAnsi"/>
                <w:b/>
                <w:bCs/>
                <w:lang w:val="en-GB"/>
              </w:rPr>
              <w:t xml:space="preserve">Sensitivity: </w:t>
            </w:r>
          </w:p>
        </w:tc>
        <w:tc>
          <w:tcPr>
            <w:tcW w:w="3464" w:type="pct"/>
            <w:hideMark/>
          </w:tcPr>
          <w:p w14:paraId="01FDA177" w14:textId="77777777" w:rsidR="00E66FCC" w:rsidRPr="000D2CF4" w:rsidRDefault="00E66FCC" w:rsidP="00F259E6">
            <w:pPr>
              <w:spacing w:line="276" w:lineRule="auto"/>
              <w:rPr>
                <w:rFonts w:asciiTheme="minorHAnsi" w:eastAsia="PMingLiU" w:hAnsiTheme="minorHAnsi" w:cstheme="minorHAnsi"/>
                <w:bCs/>
                <w:lang w:val="en-GB"/>
              </w:rPr>
            </w:pPr>
            <w:r w:rsidRPr="000D2CF4">
              <w:rPr>
                <w:rFonts w:asciiTheme="minorHAnsi" w:hAnsiTheme="minorHAnsi" w:cstheme="minorHAnsi"/>
                <w:bCs/>
              </w:rPr>
              <w:t>PUBLIC</w:t>
            </w:r>
          </w:p>
        </w:tc>
      </w:tr>
      <w:tr w:rsidR="00E66FCC" w:rsidRPr="00C63F2B" w14:paraId="4E48EAE2" w14:textId="77777777" w:rsidTr="00F259E6">
        <w:tc>
          <w:tcPr>
            <w:tcW w:w="1536" w:type="pct"/>
            <w:hideMark/>
          </w:tcPr>
          <w:p w14:paraId="69EBDF65" w14:textId="77777777" w:rsidR="00E66FCC" w:rsidRPr="000D2CF4" w:rsidRDefault="00E66FCC" w:rsidP="00F259E6">
            <w:pPr>
              <w:spacing w:line="276" w:lineRule="auto"/>
              <w:rPr>
                <w:rFonts w:asciiTheme="minorHAnsi" w:eastAsia="PMingLiU" w:hAnsiTheme="minorHAnsi" w:cstheme="minorHAnsi"/>
                <w:b/>
                <w:bCs/>
                <w:lang w:val="en-GB"/>
              </w:rPr>
            </w:pPr>
            <w:r w:rsidRPr="000D2CF4">
              <w:rPr>
                <w:rFonts w:asciiTheme="minorHAnsi" w:hAnsiTheme="minorHAnsi" w:cstheme="minorHAnsi"/>
                <w:b/>
                <w:bCs/>
                <w:lang w:val="en-GB"/>
              </w:rPr>
              <w:t xml:space="preserve">Date: </w:t>
            </w:r>
          </w:p>
        </w:tc>
        <w:tc>
          <w:tcPr>
            <w:tcW w:w="3464" w:type="pct"/>
            <w:hideMark/>
          </w:tcPr>
          <w:p w14:paraId="18E6188F" w14:textId="2A41942C" w:rsidR="00E66FCC" w:rsidRPr="000D2CF4" w:rsidRDefault="00980C96" w:rsidP="00F259E6">
            <w:pPr>
              <w:spacing w:line="276" w:lineRule="auto"/>
              <w:rPr>
                <w:rFonts w:asciiTheme="minorHAnsi" w:eastAsia="PMingLiU" w:hAnsiTheme="minorHAnsi" w:cstheme="minorHAnsi"/>
                <w:bCs/>
                <w:lang w:val="en-GB"/>
              </w:rPr>
            </w:pPr>
            <w:sdt>
              <w:sdtPr>
                <w:rPr>
                  <w:rFonts w:asciiTheme="minorHAnsi" w:eastAsia="PMingLiU" w:hAnsiTheme="minorHAnsi" w:cstheme="minorHAnsi"/>
                </w:rPr>
                <w:alias w:val="Date"/>
                <w:tag w:val="Date"/>
                <w:id w:val="742447056"/>
                <w:placeholder>
                  <w:docPart w:val="A9C18DB961F7431996ADE8367C25BC64"/>
                </w:placeholder>
                <w:dataBinding w:prefixMappings="xmlns:ns0='http://schemas.microsoft.com/office/2006/coverPageProps' " w:xpath="/ns0:CoverPageProperties[1]/ns0:PublishDate[1]" w:storeItemID="{55AF091B-3C7A-41E3-B477-F2FDAA23CFDA}"/>
                <w:date w:fullDate="2019-07-22T00:00:00Z"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E36E43">
                  <w:rPr>
                    <w:rFonts w:asciiTheme="minorHAnsi" w:eastAsia="PMingLiU" w:hAnsiTheme="minorHAnsi" w:cstheme="minorHAnsi"/>
                    <w:lang w:val="en-GB"/>
                  </w:rPr>
                  <w:t>22/07/2019</w:t>
                </w:r>
              </w:sdtContent>
            </w:sdt>
          </w:p>
        </w:tc>
      </w:tr>
    </w:tbl>
    <w:p w14:paraId="5E67BE23" w14:textId="77777777" w:rsidR="00E66FCC" w:rsidRPr="00C63F2B" w:rsidRDefault="00E66FCC" w:rsidP="00E66FCC">
      <w:pPr>
        <w:rPr>
          <w:rFonts w:ascii="Calibri Light" w:hAnsi="Calibri Light"/>
          <w:sz w:val="22"/>
          <w:szCs w:val="22"/>
          <w:lang w:val="en-GB"/>
        </w:rPr>
      </w:pPr>
    </w:p>
    <w:p w14:paraId="4CF61CFB" w14:textId="77777777" w:rsidR="00E66FCC" w:rsidRDefault="00E66FCC" w:rsidP="00E66FCC">
      <w:pPr>
        <w:rPr>
          <w:rFonts w:ascii="Calibri Light" w:hAnsi="Calibri Light"/>
          <w:sz w:val="22"/>
          <w:szCs w:val="22"/>
          <w:lang w:val="en-GB"/>
        </w:rPr>
      </w:pPr>
    </w:p>
    <w:p w14:paraId="44466C3B" w14:textId="77777777" w:rsidR="00CB3570" w:rsidRPr="00C63F2B" w:rsidRDefault="00CB3570" w:rsidP="00E66FCC">
      <w:pPr>
        <w:rPr>
          <w:rFonts w:ascii="Calibri Light" w:hAnsi="Calibri Light"/>
          <w:sz w:val="22"/>
          <w:szCs w:val="22"/>
          <w:lang w:val="en-GB"/>
        </w:rPr>
      </w:pPr>
    </w:p>
    <w:p w14:paraId="5A661A92" w14:textId="77777777" w:rsidR="00562248" w:rsidRPr="00DA0CF6" w:rsidRDefault="00562248" w:rsidP="00562248">
      <w:pPr>
        <w:spacing w:line="276" w:lineRule="auto"/>
        <w:rPr>
          <w:rFonts w:asciiTheme="minorHAnsi" w:eastAsia="Calibri" w:hAnsiTheme="minorHAnsi" w:cstheme="minorHAnsi"/>
          <w:bCs/>
          <w:i/>
          <w:color w:val="000000"/>
          <w:lang w:val="it-IT"/>
        </w:rPr>
      </w:pPr>
      <w:r w:rsidRPr="00C63F2B">
        <w:rPr>
          <w:rFonts w:asciiTheme="minorHAnsi" w:eastAsia="Calibri" w:hAnsiTheme="minorHAnsi" w:cstheme="minorHAnsi"/>
          <w:b/>
          <w:bCs/>
          <w:color w:val="000000"/>
          <w:sz w:val="22"/>
          <w:szCs w:val="22"/>
          <w:lang w:val="it-IT"/>
        </w:rPr>
        <w:t>Index</w:t>
      </w:r>
    </w:p>
    <w:p w14:paraId="2B11D8CB" w14:textId="77777777" w:rsidR="00DA0CF6" w:rsidRPr="00DA0CF6" w:rsidRDefault="00562248" w:rsidP="008A1A1D">
      <w:pPr>
        <w:pStyle w:val="Sommario1"/>
        <w:rPr>
          <w:rFonts w:eastAsiaTheme="minorEastAsia"/>
          <w:sz w:val="22"/>
          <w:szCs w:val="22"/>
          <w:lang w:val="it-IT" w:eastAsia="it-IT"/>
        </w:rPr>
      </w:pPr>
      <w:r w:rsidRPr="00DA0CF6">
        <w:rPr>
          <w:b/>
          <w:bCs/>
          <w:caps/>
          <w:lang w:val="it-IT"/>
        </w:rPr>
        <w:fldChar w:fldCharType="begin"/>
      </w:r>
      <w:r w:rsidRPr="00DA0CF6">
        <w:rPr>
          <w:lang w:val="it-IT"/>
        </w:rPr>
        <w:instrText xml:space="preserve"> TOC \o "1-3" \h \z \u </w:instrText>
      </w:r>
      <w:r w:rsidRPr="00DA0CF6">
        <w:rPr>
          <w:b/>
          <w:bCs/>
          <w:caps/>
          <w:lang w:val="it-IT"/>
        </w:rPr>
        <w:fldChar w:fldCharType="separate"/>
      </w:r>
      <w:hyperlink w:anchor="_Toc4727227" w:history="1">
        <w:r w:rsidR="00DA0CF6" w:rsidRPr="00DA0CF6">
          <w:rPr>
            <w:rStyle w:val="Collegamentoipertestuale"/>
            <w:rFonts w:asciiTheme="minorHAnsi" w:hAnsiTheme="minorHAnsi"/>
            <w:i/>
            <w:lang w:val="en-GB"/>
          </w:rPr>
          <w:t>1. INTRODUCTION</w:t>
        </w:r>
        <w:r w:rsidR="00DA0CF6" w:rsidRPr="00DA0CF6">
          <w:rPr>
            <w:webHidden/>
          </w:rPr>
          <w:tab/>
        </w:r>
        <w:r w:rsidR="00DA0CF6" w:rsidRPr="00DA0CF6">
          <w:rPr>
            <w:webHidden/>
          </w:rPr>
          <w:fldChar w:fldCharType="begin"/>
        </w:r>
        <w:r w:rsidR="00DA0CF6" w:rsidRPr="00DA0CF6">
          <w:rPr>
            <w:webHidden/>
          </w:rPr>
          <w:instrText xml:space="preserve"> PAGEREF _Toc4727227 \h </w:instrText>
        </w:r>
        <w:r w:rsidR="00DA0CF6" w:rsidRPr="00DA0CF6">
          <w:rPr>
            <w:webHidden/>
          </w:rPr>
        </w:r>
        <w:r w:rsidR="00DA0CF6" w:rsidRPr="00DA0CF6">
          <w:rPr>
            <w:webHidden/>
          </w:rPr>
          <w:fldChar w:fldCharType="separate"/>
        </w:r>
        <w:r w:rsidR="009F36F9">
          <w:rPr>
            <w:webHidden/>
          </w:rPr>
          <w:t>3</w:t>
        </w:r>
        <w:r w:rsidR="00DA0CF6" w:rsidRPr="00DA0CF6">
          <w:rPr>
            <w:webHidden/>
          </w:rPr>
          <w:fldChar w:fldCharType="end"/>
        </w:r>
      </w:hyperlink>
    </w:p>
    <w:p w14:paraId="66B6A5D5" w14:textId="77777777" w:rsidR="00DA0CF6" w:rsidRPr="00DA0CF6" w:rsidRDefault="00980C96" w:rsidP="008A1A1D">
      <w:pPr>
        <w:pStyle w:val="Sommario1"/>
        <w:rPr>
          <w:rFonts w:eastAsiaTheme="minorEastAsia"/>
          <w:sz w:val="22"/>
          <w:szCs w:val="22"/>
          <w:lang w:val="it-IT" w:eastAsia="it-IT"/>
        </w:rPr>
        <w:pPrChange w:id="36" w:author="Francesco Amato" w:date="2021-04-22T11:29:00Z">
          <w:pPr>
            <w:pStyle w:val="Sommario1"/>
          </w:pPr>
        </w:pPrChange>
      </w:pPr>
      <w:r>
        <w:fldChar w:fldCharType="begin"/>
      </w:r>
      <w:r>
        <w:instrText xml:space="preserve"> HYPERLINK \l "_Toc4727228" </w:instrText>
      </w:r>
      <w:r>
        <w:fldChar w:fldCharType="separate"/>
      </w:r>
      <w:r w:rsidR="00DA0CF6" w:rsidRPr="00DA0CF6">
        <w:rPr>
          <w:rStyle w:val="Collegamentoipertestuale"/>
          <w:rFonts w:asciiTheme="minorHAnsi" w:hAnsiTheme="minorHAnsi"/>
          <w:i/>
          <w:lang w:val="en-GB"/>
        </w:rPr>
        <w:t>2. PURPOSE OF THE WEB APPLICATION</w:t>
      </w:r>
      <w:r w:rsidR="00DA0CF6" w:rsidRPr="00DA0CF6">
        <w:rPr>
          <w:webHidden/>
        </w:rPr>
        <w:tab/>
      </w:r>
      <w:r w:rsidR="00DA0CF6" w:rsidRPr="00DA0CF6">
        <w:rPr>
          <w:webHidden/>
        </w:rPr>
        <w:fldChar w:fldCharType="begin"/>
      </w:r>
      <w:r w:rsidR="00DA0CF6" w:rsidRPr="00DA0CF6">
        <w:rPr>
          <w:webHidden/>
        </w:rPr>
        <w:instrText xml:space="preserve"> PAGEREF _Toc4727228 \h </w:instrText>
      </w:r>
      <w:r w:rsidR="00DA0CF6" w:rsidRPr="00DA0CF6">
        <w:rPr>
          <w:webHidden/>
        </w:rPr>
      </w:r>
      <w:r w:rsidR="00DA0CF6" w:rsidRPr="00DA0CF6">
        <w:rPr>
          <w:webHidden/>
        </w:rPr>
        <w:fldChar w:fldCharType="separate"/>
      </w:r>
      <w:r w:rsidR="009F36F9">
        <w:rPr>
          <w:webHidden/>
        </w:rPr>
        <w:t>3</w:t>
      </w:r>
      <w:r w:rsidR="00DA0CF6" w:rsidRPr="00DA0CF6">
        <w:rPr>
          <w:webHidden/>
        </w:rPr>
        <w:fldChar w:fldCharType="end"/>
      </w:r>
      <w:r>
        <w:fldChar w:fldCharType="end"/>
      </w:r>
    </w:p>
    <w:p w14:paraId="0804BE2A" w14:textId="648B2AC6" w:rsidR="00DA0CF6" w:rsidRDefault="00980C96" w:rsidP="008A1A1D">
      <w:pPr>
        <w:pStyle w:val="Sommario1"/>
        <w:rPr>
          <w:ins w:id="37" w:author="Francesco Amato" w:date="2021-04-22T11:26:00Z"/>
        </w:rPr>
        <w:pPrChange w:id="38" w:author="Francesco Amato" w:date="2021-04-22T11:29:00Z">
          <w:pPr>
            <w:pStyle w:val="Sommario1"/>
          </w:pPr>
        </w:pPrChange>
      </w:pPr>
      <w:del w:id="39" w:author="Francesco Amato" w:date="2021-04-22T11:36:00Z">
        <w:r w:rsidDel="008A1A1D">
          <w:fldChar w:fldCharType="begin"/>
        </w:r>
        <w:r w:rsidDel="008A1A1D">
          <w:delInstrText xml:space="preserve"> HYPERLINK \l "_Toc4727229" </w:delInstrText>
        </w:r>
        <w:r w:rsidDel="008A1A1D">
          <w:fldChar w:fldCharType="separate"/>
        </w:r>
        <w:r w:rsidR="00DA0CF6" w:rsidRPr="00DA0CF6" w:rsidDel="008A1A1D">
          <w:rPr>
            <w:rStyle w:val="Collegamentoipertestuale"/>
            <w:rFonts w:asciiTheme="minorHAnsi" w:hAnsiTheme="minorHAnsi"/>
            <w:i/>
            <w:lang w:val="en-GB"/>
          </w:rPr>
          <w:delText>3. USING THE WEB APPLICATION</w:delText>
        </w:r>
        <w:r w:rsidR="00DA0CF6" w:rsidRPr="00DA0CF6" w:rsidDel="008A1A1D">
          <w:rPr>
            <w:webHidden/>
          </w:rPr>
          <w:tab/>
        </w:r>
        <w:r w:rsidR="00DA0CF6" w:rsidRPr="00DA0CF6" w:rsidDel="008A1A1D">
          <w:rPr>
            <w:webHidden/>
          </w:rPr>
          <w:fldChar w:fldCharType="begin"/>
        </w:r>
        <w:r w:rsidR="00DA0CF6" w:rsidRPr="00DA0CF6" w:rsidDel="008A1A1D">
          <w:rPr>
            <w:webHidden/>
          </w:rPr>
          <w:delInstrText xml:space="preserve"> PAGEREF _Toc4727229 \h </w:delInstrText>
        </w:r>
        <w:r w:rsidR="00DA0CF6" w:rsidRPr="00DA0CF6" w:rsidDel="008A1A1D">
          <w:rPr>
            <w:webHidden/>
          </w:rPr>
        </w:r>
        <w:r w:rsidR="00DA0CF6" w:rsidRPr="00DA0CF6" w:rsidDel="008A1A1D">
          <w:rPr>
            <w:webHidden/>
          </w:rPr>
          <w:fldChar w:fldCharType="separate"/>
        </w:r>
        <w:r w:rsidR="009F36F9" w:rsidDel="008A1A1D">
          <w:rPr>
            <w:webHidden/>
          </w:rPr>
          <w:delText>3</w:delText>
        </w:r>
        <w:r w:rsidR="00DA0CF6" w:rsidRPr="00DA0CF6" w:rsidDel="008A1A1D">
          <w:rPr>
            <w:webHidden/>
          </w:rPr>
          <w:fldChar w:fldCharType="end"/>
        </w:r>
        <w:r w:rsidDel="008A1A1D">
          <w:fldChar w:fldCharType="end"/>
        </w:r>
      </w:del>
      <w:ins w:id="40" w:author="Francesco Amato" w:date="2021-04-22T11:36:00Z">
        <w:r w:rsidR="008A1A1D">
          <w:fldChar w:fldCharType="begin"/>
        </w:r>
        <w:r w:rsidR="008A1A1D">
          <w:instrText xml:space="preserve"> HYPERLINK \l "_Toc4727229" </w:instrText>
        </w:r>
        <w:r w:rsidR="008A1A1D">
          <w:fldChar w:fldCharType="separate"/>
        </w:r>
        <w:r w:rsidR="008A1A1D" w:rsidRPr="00DA0CF6">
          <w:rPr>
            <w:rStyle w:val="Collegamentoipertestuale"/>
            <w:rFonts w:asciiTheme="minorHAnsi" w:hAnsiTheme="minorHAnsi"/>
            <w:i/>
            <w:lang w:val="en-GB"/>
          </w:rPr>
          <w:t>3. USING THE WEB APPLICATION</w:t>
        </w:r>
        <w:r w:rsidR="008A1A1D" w:rsidRPr="00DA0CF6">
          <w:rPr>
            <w:webHidden/>
          </w:rPr>
          <w:tab/>
        </w:r>
        <w:r w:rsidR="008A1A1D">
          <w:rPr>
            <w:webHidden/>
          </w:rPr>
          <w:t>4</w:t>
        </w:r>
        <w:r w:rsidR="008A1A1D">
          <w:fldChar w:fldCharType="end"/>
        </w:r>
      </w:ins>
    </w:p>
    <w:p w14:paraId="7F642A6D" w14:textId="0AA49A4E" w:rsidR="008A1A1D" w:rsidRPr="008A1A1D" w:rsidRDefault="008A1A1D" w:rsidP="008A1A1D">
      <w:pPr>
        <w:pStyle w:val="Sommario1"/>
        <w:rPr>
          <w:ins w:id="41" w:author="Francesco Amato" w:date="2021-04-22T11:32:00Z"/>
          <w:rStyle w:val="Collegamentoipertestuale"/>
          <w:rFonts w:asciiTheme="minorHAnsi" w:hAnsiTheme="minorHAnsi"/>
          <w:color w:val="000000" w:themeColor="text1"/>
          <w:u w:val="none"/>
          <w:rPrChange w:id="42" w:author="Francesco Amato" w:date="2021-04-22T11:34:00Z">
            <w:rPr>
              <w:ins w:id="43" w:author="Francesco Amato" w:date="2021-04-22T11:32:00Z"/>
              <w:rStyle w:val="Collegamentoipertestuale"/>
              <w:rFonts w:asciiTheme="minorHAnsi" w:hAnsiTheme="minorHAnsi"/>
              <w:u w:val="none"/>
            </w:rPr>
          </w:rPrChange>
        </w:rPr>
      </w:pPr>
      <w:ins w:id="44" w:author="Francesco Amato" w:date="2021-04-22T11:32:00Z">
        <w:r w:rsidRPr="008A1A1D">
          <w:rPr>
            <w:rStyle w:val="Collegamentoipertestuale"/>
            <w:rFonts w:asciiTheme="minorHAnsi" w:hAnsiTheme="minorHAnsi"/>
            <w:i/>
            <w:iCs w:val="0"/>
            <w:color w:val="000000" w:themeColor="text1"/>
            <w:u w:val="none"/>
            <w:rPrChange w:id="45" w:author="Francesco Amato" w:date="2021-04-22T11:34:00Z">
              <w:rPr>
                <w:rStyle w:val="Collegamentoipertestuale"/>
                <w:rFonts w:asciiTheme="minorHAnsi" w:hAnsiTheme="minorHAnsi"/>
                <w:u w:val="none"/>
              </w:rPr>
            </w:rPrChange>
          </w:rPr>
          <w:t>4</w:t>
        </w:r>
      </w:ins>
      <w:ins w:id="46" w:author="Francesco Amato" w:date="2021-04-22T11:28:00Z">
        <w:r w:rsidRPr="008A1A1D">
          <w:rPr>
            <w:rStyle w:val="Collegamentoipertestuale"/>
            <w:rFonts w:asciiTheme="minorHAnsi" w:hAnsiTheme="minorHAnsi"/>
            <w:i/>
            <w:iCs w:val="0"/>
            <w:color w:val="000000" w:themeColor="text1"/>
            <w:u w:val="none"/>
            <w:rPrChange w:id="47" w:author="Francesco Amato" w:date="2021-04-22T11:34:00Z">
              <w:rPr>
                <w:lang w:val="en-GB"/>
              </w:rPr>
            </w:rPrChange>
          </w:rPr>
          <w:t xml:space="preserve">. </w:t>
        </w:r>
      </w:ins>
      <w:ins w:id="48" w:author="Francesco Amato" w:date="2021-04-22T11:32:00Z">
        <w:r w:rsidRPr="008A1A1D">
          <w:rPr>
            <w:rStyle w:val="Collegamentoipertestuale"/>
            <w:rFonts w:asciiTheme="minorHAnsi" w:hAnsiTheme="minorHAnsi"/>
            <w:i/>
            <w:iCs w:val="0"/>
            <w:color w:val="000000" w:themeColor="text1"/>
            <w:u w:val="none"/>
            <w:rPrChange w:id="49" w:author="Francesco Amato" w:date="2021-04-22T11:34:00Z">
              <w:rPr>
                <w:rStyle w:val="Collegamentoipertestuale"/>
                <w:rFonts w:asciiTheme="minorHAnsi" w:hAnsiTheme="minorHAnsi"/>
                <w:u w:val="none"/>
              </w:rPr>
            </w:rPrChange>
          </w:rPr>
          <w:t xml:space="preserve">DATABASE SCHEMA  </w:t>
        </w:r>
      </w:ins>
      <w:ins w:id="50" w:author="Francesco Amato" w:date="2021-04-22T11:28:00Z">
        <w:r w:rsidRPr="008A1A1D">
          <w:rPr>
            <w:rStyle w:val="Collegamentoipertestuale"/>
            <w:rFonts w:asciiTheme="minorHAnsi" w:hAnsiTheme="minorHAnsi"/>
            <w:i/>
            <w:iCs w:val="0"/>
            <w:color w:val="000000" w:themeColor="text1"/>
            <w:u w:val="none"/>
            <w:rPrChange w:id="51" w:author="Francesco Amato" w:date="2021-04-22T11:34:00Z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GB"/>
              </w:rPr>
            </w:rPrChange>
          </w:rPr>
          <w:t>………………………………………</w:t>
        </w:r>
      </w:ins>
      <w:ins w:id="52" w:author="Francesco Amato" w:date="2021-04-22T11:29:00Z">
        <w:r w:rsidRPr="008A1A1D">
          <w:rPr>
            <w:rStyle w:val="Collegamentoipertestuale"/>
            <w:rFonts w:asciiTheme="minorHAnsi" w:hAnsiTheme="minorHAnsi"/>
            <w:i/>
            <w:iCs w:val="0"/>
            <w:color w:val="000000" w:themeColor="text1"/>
            <w:u w:val="none"/>
            <w:rPrChange w:id="53" w:author="Francesco Amato" w:date="2021-04-22T11:34:00Z">
              <w:rPr>
                <w:rStyle w:val="Collegamentoipertestuale"/>
                <w:rFonts w:asciiTheme="minorHAnsi" w:hAnsiTheme="minorHAnsi"/>
                <w:i/>
                <w:noProof/>
              </w:rPr>
            </w:rPrChange>
          </w:rPr>
          <w:t>………………………………….</w:t>
        </w:r>
      </w:ins>
      <w:ins w:id="54" w:author="Francesco Amato" w:date="2021-04-22T11:28:00Z">
        <w:r w:rsidRPr="008A1A1D">
          <w:rPr>
            <w:rStyle w:val="Collegamentoipertestuale"/>
            <w:rFonts w:asciiTheme="minorHAnsi" w:hAnsiTheme="minorHAnsi"/>
            <w:i/>
            <w:iCs w:val="0"/>
            <w:color w:val="000000" w:themeColor="text1"/>
            <w:u w:val="none"/>
            <w:rPrChange w:id="55" w:author="Francesco Amato" w:date="2021-04-22T11:34:00Z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GB"/>
              </w:rPr>
            </w:rPrChange>
          </w:rPr>
          <w:t>………………………………………………..…………………</w:t>
        </w:r>
      </w:ins>
      <w:ins w:id="56" w:author="Francesco Amato" w:date="2021-04-22T11:32:00Z">
        <w:r w:rsidRPr="008A1A1D">
          <w:rPr>
            <w:rStyle w:val="Collegamentoipertestuale"/>
            <w:rFonts w:asciiTheme="minorHAnsi" w:hAnsiTheme="minorHAnsi"/>
            <w:i/>
            <w:iCs w:val="0"/>
            <w:color w:val="000000" w:themeColor="text1"/>
            <w:u w:val="none"/>
            <w:rPrChange w:id="57" w:author="Francesco Amato" w:date="2021-04-22T11:34:00Z">
              <w:rPr>
                <w:rStyle w:val="Collegamentoipertestuale"/>
                <w:rFonts w:asciiTheme="minorHAnsi" w:hAnsiTheme="minorHAnsi"/>
                <w:u w:val="none"/>
              </w:rPr>
            </w:rPrChange>
          </w:rPr>
          <w:t>.</w:t>
        </w:r>
      </w:ins>
      <w:ins w:id="58" w:author="Francesco Amato" w:date="2021-04-22T11:28:00Z">
        <w:r w:rsidRPr="008A1A1D">
          <w:rPr>
            <w:rStyle w:val="Collegamentoipertestuale"/>
            <w:rFonts w:asciiTheme="minorHAnsi" w:hAnsiTheme="minorHAnsi"/>
            <w:i/>
            <w:iCs w:val="0"/>
            <w:color w:val="000000" w:themeColor="text1"/>
            <w:u w:val="none"/>
            <w:rPrChange w:id="59" w:author="Francesco Amato" w:date="2021-04-22T11:34:00Z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GB"/>
              </w:rPr>
            </w:rPrChange>
          </w:rPr>
          <w:t xml:space="preserve">.. </w:t>
        </w:r>
        <w:r w:rsidRPr="008A1A1D">
          <w:rPr>
            <w:rStyle w:val="Collegamentoipertestuale"/>
            <w:rFonts w:asciiTheme="minorHAnsi" w:hAnsiTheme="minorHAnsi"/>
            <w:color w:val="000000" w:themeColor="text1"/>
            <w:u w:val="none"/>
            <w:rPrChange w:id="60" w:author="Francesco Amato" w:date="2021-04-22T11:34:00Z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GB"/>
              </w:rPr>
            </w:rPrChange>
          </w:rPr>
          <w:t>1</w:t>
        </w:r>
      </w:ins>
      <w:ins w:id="61" w:author="Francesco Amato" w:date="2021-04-22T11:32:00Z">
        <w:r w:rsidRPr="008A1A1D">
          <w:rPr>
            <w:rStyle w:val="Collegamentoipertestuale"/>
            <w:rFonts w:asciiTheme="minorHAnsi" w:hAnsiTheme="minorHAnsi"/>
            <w:color w:val="000000" w:themeColor="text1"/>
            <w:u w:val="none"/>
            <w:rPrChange w:id="62" w:author="Francesco Amato" w:date="2021-04-22T11:34:00Z">
              <w:rPr>
                <w:rStyle w:val="Collegamentoipertestuale"/>
                <w:rFonts w:asciiTheme="minorHAnsi" w:hAnsiTheme="minorHAnsi"/>
                <w:u w:val="none"/>
              </w:rPr>
            </w:rPrChange>
          </w:rPr>
          <w:t>2</w:t>
        </w:r>
      </w:ins>
    </w:p>
    <w:p w14:paraId="26ACE10E" w14:textId="77777777" w:rsidR="008A1A1D" w:rsidRPr="008A1A1D" w:rsidRDefault="008A1A1D" w:rsidP="008A1A1D">
      <w:pPr>
        <w:pStyle w:val="Sommario1"/>
        <w:rPr>
          <w:ins w:id="63" w:author="Francesco Amato" w:date="2021-04-22T11:32:00Z"/>
          <w:rStyle w:val="Collegamentoipertestuale"/>
          <w:rFonts w:asciiTheme="minorHAnsi" w:hAnsiTheme="minorHAnsi"/>
          <w:i/>
          <w:iCs w:val="0"/>
          <w:color w:val="000000" w:themeColor="text1"/>
          <w:u w:val="none"/>
          <w:rPrChange w:id="64" w:author="Francesco Amato" w:date="2021-04-22T11:34:00Z">
            <w:rPr>
              <w:ins w:id="65" w:author="Francesco Amato" w:date="2021-04-22T11:32:00Z"/>
              <w:rStyle w:val="Collegamentoipertestuale"/>
              <w:rFonts w:asciiTheme="minorHAnsi" w:hAnsiTheme="minorHAnsi" w:cstheme="minorHAnsi"/>
              <w:iCs/>
              <w:noProof/>
              <w:u w:val="none"/>
            </w:rPr>
          </w:rPrChange>
        </w:rPr>
      </w:pPr>
      <w:ins w:id="66" w:author="Francesco Amato" w:date="2021-04-22T11:32:00Z">
        <w:r w:rsidRPr="008A1A1D">
          <w:rPr>
            <w:rStyle w:val="Collegamentoipertestuale"/>
            <w:rFonts w:asciiTheme="minorHAnsi" w:hAnsiTheme="minorHAnsi"/>
            <w:i/>
            <w:iCs w:val="0"/>
            <w:color w:val="000000" w:themeColor="text1"/>
            <w:u w:val="none"/>
            <w:rPrChange w:id="67" w:author="Francesco Amato" w:date="2021-04-22T11:34:00Z">
              <w:rPr>
                <w:rStyle w:val="Collegamentoipertestuale"/>
                <w:rFonts w:asciiTheme="minorHAnsi" w:hAnsiTheme="minorHAnsi" w:cstheme="minorHAnsi"/>
                <w:iCs/>
                <w:noProof/>
                <w:u w:val="none"/>
              </w:rPr>
            </w:rPrChange>
          </w:rPr>
          <w:t xml:space="preserve">5. </w:t>
        </w:r>
        <w:r w:rsidRPr="008A1A1D">
          <w:rPr>
            <w:rStyle w:val="Collegamentoipertestuale"/>
            <w:rFonts w:asciiTheme="minorHAnsi" w:hAnsiTheme="minorHAnsi"/>
            <w:i/>
            <w:iCs w:val="0"/>
            <w:color w:val="000000" w:themeColor="text1"/>
            <w:u w:val="none"/>
            <w:rPrChange w:id="68" w:author="Francesco Amato" w:date="2021-04-22T11:34:00Z">
              <w:rPr>
                <w:rStyle w:val="Collegamentoipertestuale"/>
                <w:rFonts w:asciiTheme="minorHAnsi" w:hAnsiTheme="minorHAnsi"/>
                <w:iCs/>
                <w:noProof/>
                <w:u w:val="none"/>
              </w:rPr>
            </w:rPrChange>
          </w:rPr>
          <w:t xml:space="preserve">MDT2PxWeb……………………………………………………………………………………….………………………………………………..………………….. </w:t>
        </w:r>
        <w:r w:rsidRPr="008A1A1D">
          <w:rPr>
            <w:rStyle w:val="Collegamentoipertestuale"/>
            <w:rFonts w:asciiTheme="minorHAnsi" w:hAnsiTheme="minorHAnsi"/>
            <w:color w:val="000000" w:themeColor="text1"/>
            <w:u w:val="none"/>
            <w:rPrChange w:id="69" w:author="Francesco Amato" w:date="2021-04-22T11:34:00Z">
              <w:rPr>
                <w:rStyle w:val="Collegamentoipertestuale"/>
                <w:rFonts w:asciiTheme="minorHAnsi" w:hAnsiTheme="minorHAnsi"/>
                <w:iCs/>
                <w:noProof/>
                <w:u w:val="none"/>
              </w:rPr>
            </w:rPrChange>
          </w:rPr>
          <w:t>14</w:t>
        </w:r>
      </w:ins>
    </w:p>
    <w:p w14:paraId="3EA6F90B" w14:textId="77777777" w:rsidR="008A1A1D" w:rsidRPr="008A1A1D" w:rsidRDefault="008A1A1D" w:rsidP="008A1A1D">
      <w:pPr>
        <w:rPr>
          <w:ins w:id="70" w:author="Francesco Amato" w:date="2021-04-22T11:27:00Z"/>
          <w:rPrChange w:id="71" w:author="Francesco Amato" w:date="2021-04-22T11:32:00Z">
            <w:rPr>
              <w:ins w:id="72" w:author="Francesco Amato" w:date="2021-04-22T11:27:00Z"/>
              <w:rStyle w:val="Collegamentoipertestuale"/>
              <w:rFonts w:asciiTheme="minorHAnsi" w:hAnsiTheme="minorHAnsi" w:cstheme="minorHAnsi"/>
              <w:i/>
              <w:noProof/>
              <w:lang w:val="en-GB"/>
            </w:rPr>
          </w:rPrChange>
        </w:rPr>
        <w:pPrChange w:id="73" w:author="Francesco Amato" w:date="2021-04-22T11:32:00Z">
          <w:pPr>
            <w:pStyle w:val="Sommario1"/>
          </w:pPr>
        </w:pPrChange>
      </w:pPr>
    </w:p>
    <w:p w14:paraId="53C4586F" w14:textId="77777777" w:rsidR="008A1A1D" w:rsidRPr="008A1A1D" w:rsidRDefault="008A1A1D" w:rsidP="008A1A1D">
      <w:pPr>
        <w:rPr>
          <w:lang w:val="en-GB"/>
          <w:rPrChange w:id="74" w:author="Francesco Amato" w:date="2021-04-22T11:27:00Z">
            <w:rPr>
              <w:rFonts w:asciiTheme="minorHAnsi" w:eastAsiaTheme="minorEastAsia" w:hAnsiTheme="minorHAnsi" w:cstheme="minorHAnsi"/>
              <w:i/>
              <w:noProof/>
              <w:sz w:val="22"/>
              <w:szCs w:val="22"/>
              <w:lang w:val="it-IT" w:eastAsia="it-IT"/>
            </w:rPr>
          </w:rPrChange>
        </w:rPr>
        <w:pPrChange w:id="75" w:author="Francesco Amato" w:date="2021-04-22T11:27:00Z">
          <w:pPr>
            <w:pStyle w:val="Sommario1"/>
          </w:pPr>
        </w:pPrChange>
      </w:pPr>
    </w:p>
    <w:p w14:paraId="205CC8C2" w14:textId="4EA37676" w:rsidR="00E66FCC" w:rsidRPr="008A1A1D" w:rsidRDefault="00562248" w:rsidP="00562248">
      <w:pPr>
        <w:rPr>
          <w:rPrChange w:id="76" w:author="Francesco Amato" w:date="2021-04-22T11:27:00Z">
            <w:rPr>
              <w:lang w:val="it-IT"/>
            </w:rPr>
          </w:rPrChange>
        </w:rPr>
      </w:pPr>
      <w:r w:rsidRPr="00DA0CF6">
        <w:rPr>
          <w:rFonts w:asciiTheme="minorHAnsi" w:hAnsiTheme="minorHAnsi" w:cstheme="minorHAnsi"/>
          <w:i/>
          <w:lang w:val="it-IT"/>
        </w:rPr>
        <w:fldChar w:fldCharType="end"/>
      </w:r>
    </w:p>
    <w:p w14:paraId="228E7140" w14:textId="77777777" w:rsidR="00E66FCC" w:rsidRPr="008A1A1D" w:rsidRDefault="00E66FCC" w:rsidP="00E66FCC">
      <w:pPr>
        <w:rPr>
          <w:rPrChange w:id="77" w:author="Francesco Amato" w:date="2021-04-22T11:27:00Z">
            <w:rPr>
              <w:lang w:val="it-IT"/>
            </w:rPr>
          </w:rPrChange>
        </w:rPr>
      </w:pPr>
    </w:p>
    <w:p w14:paraId="4D9B759F" w14:textId="77777777" w:rsidR="00E66FCC" w:rsidRPr="008A1A1D" w:rsidRDefault="00E66FCC" w:rsidP="00E66FCC">
      <w:pPr>
        <w:rPr>
          <w:rPrChange w:id="78" w:author="Francesco Amato" w:date="2021-04-22T11:27:00Z">
            <w:rPr>
              <w:lang w:val="it-IT"/>
            </w:rPr>
          </w:rPrChange>
        </w:rPr>
      </w:pPr>
    </w:p>
    <w:p w14:paraId="5FFC38A4" w14:textId="77777777" w:rsidR="00E66FCC" w:rsidRPr="008A1A1D" w:rsidRDefault="00E66FCC" w:rsidP="00E66FCC">
      <w:pPr>
        <w:rPr>
          <w:rPrChange w:id="79" w:author="Francesco Amato" w:date="2021-04-22T11:27:00Z">
            <w:rPr>
              <w:lang w:val="it-IT"/>
            </w:rPr>
          </w:rPrChange>
        </w:rPr>
      </w:pPr>
    </w:p>
    <w:p w14:paraId="6A15CA49" w14:textId="77777777" w:rsidR="00E66FCC" w:rsidRPr="008A1A1D" w:rsidRDefault="00E66FCC" w:rsidP="00E66FCC">
      <w:pPr>
        <w:rPr>
          <w:rPrChange w:id="80" w:author="Francesco Amato" w:date="2021-04-22T11:27:00Z">
            <w:rPr>
              <w:lang w:val="it-IT"/>
            </w:rPr>
          </w:rPrChange>
        </w:rPr>
      </w:pPr>
    </w:p>
    <w:p w14:paraId="60FE4323" w14:textId="77777777" w:rsidR="00E66FCC" w:rsidRPr="008A1A1D" w:rsidRDefault="00E66FCC" w:rsidP="00E66FCC">
      <w:pPr>
        <w:rPr>
          <w:rPrChange w:id="81" w:author="Francesco Amato" w:date="2021-04-22T11:27:00Z">
            <w:rPr>
              <w:lang w:val="it-IT"/>
            </w:rPr>
          </w:rPrChange>
        </w:rPr>
      </w:pPr>
    </w:p>
    <w:p w14:paraId="15626FC8" w14:textId="77777777" w:rsidR="00E66FCC" w:rsidRPr="008A1A1D" w:rsidRDefault="00E66FCC" w:rsidP="00E66FCC">
      <w:pPr>
        <w:rPr>
          <w:rPrChange w:id="82" w:author="Francesco Amato" w:date="2021-04-22T11:27:00Z">
            <w:rPr>
              <w:lang w:val="it-IT"/>
            </w:rPr>
          </w:rPrChange>
        </w:rPr>
      </w:pPr>
    </w:p>
    <w:p w14:paraId="7C670BDE" w14:textId="77777777" w:rsidR="00E66FCC" w:rsidRPr="008A1A1D" w:rsidRDefault="00E66FCC" w:rsidP="00E66FCC">
      <w:pPr>
        <w:rPr>
          <w:rPrChange w:id="83" w:author="Francesco Amato" w:date="2021-04-22T11:27:00Z">
            <w:rPr>
              <w:lang w:val="it-IT"/>
            </w:rPr>
          </w:rPrChange>
        </w:rPr>
      </w:pPr>
    </w:p>
    <w:p w14:paraId="183F370A" w14:textId="77777777" w:rsidR="00E66FCC" w:rsidRPr="008A1A1D" w:rsidRDefault="00E66FCC" w:rsidP="00E66FCC">
      <w:pPr>
        <w:rPr>
          <w:rPrChange w:id="84" w:author="Francesco Amato" w:date="2021-04-22T11:27:00Z">
            <w:rPr>
              <w:lang w:val="it-IT"/>
            </w:rPr>
          </w:rPrChange>
        </w:rPr>
      </w:pPr>
    </w:p>
    <w:p w14:paraId="4C2F49FB" w14:textId="77777777" w:rsidR="00E66FCC" w:rsidRPr="008A1A1D" w:rsidRDefault="00E66FCC" w:rsidP="00E66FCC">
      <w:pPr>
        <w:rPr>
          <w:rPrChange w:id="85" w:author="Francesco Amato" w:date="2021-04-22T11:27:00Z">
            <w:rPr>
              <w:lang w:val="it-IT"/>
            </w:rPr>
          </w:rPrChange>
        </w:rPr>
      </w:pPr>
    </w:p>
    <w:p w14:paraId="4D3609BC" w14:textId="77777777" w:rsidR="00E66FCC" w:rsidRPr="008A1A1D" w:rsidRDefault="00E66FCC" w:rsidP="00E66FCC">
      <w:pPr>
        <w:rPr>
          <w:rPrChange w:id="86" w:author="Francesco Amato" w:date="2021-04-22T11:27:00Z">
            <w:rPr>
              <w:lang w:val="it-IT"/>
            </w:rPr>
          </w:rPrChange>
        </w:rPr>
      </w:pPr>
    </w:p>
    <w:p w14:paraId="68F87B5E" w14:textId="77777777" w:rsidR="00562248" w:rsidRPr="008A1A1D" w:rsidRDefault="00562248" w:rsidP="00E66FCC">
      <w:pPr>
        <w:rPr>
          <w:rPrChange w:id="87" w:author="Francesco Amato" w:date="2021-04-22T11:27:00Z">
            <w:rPr>
              <w:lang w:val="it-IT"/>
            </w:rPr>
          </w:rPrChange>
        </w:rPr>
      </w:pPr>
    </w:p>
    <w:p w14:paraId="1FA1C2F5" w14:textId="77777777" w:rsidR="00562248" w:rsidRPr="008A1A1D" w:rsidRDefault="00562248" w:rsidP="00E66FCC">
      <w:pPr>
        <w:rPr>
          <w:rPrChange w:id="88" w:author="Francesco Amato" w:date="2021-04-22T11:27:00Z">
            <w:rPr>
              <w:lang w:val="it-IT"/>
            </w:rPr>
          </w:rPrChange>
        </w:rPr>
      </w:pPr>
    </w:p>
    <w:p w14:paraId="1BC0E382" w14:textId="77777777" w:rsidR="00562248" w:rsidRPr="008A1A1D" w:rsidRDefault="00562248" w:rsidP="00E66FCC">
      <w:pPr>
        <w:rPr>
          <w:rPrChange w:id="89" w:author="Francesco Amato" w:date="2021-04-22T11:27:00Z">
            <w:rPr>
              <w:lang w:val="it-IT"/>
            </w:rPr>
          </w:rPrChange>
        </w:rPr>
      </w:pPr>
    </w:p>
    <w:p w14:paraId="51E4B609" w14:textId="77777777" w:rsidR="00562248" w:rsidRPr="008A1A1D" w:rsidRDefault="00562248" w:rsidP="00E66FCC">
      <w:pPr>
        <w:rPr>
          <w:rPrChange w:id="90" w:author="Francesco Amato" w:date="2021-04-22T11:27:00Z">
            <w:rPr>
              <w:lang w:val="it-IT"/>
            </w:rPr>
          </w:rPrChange>
        </w:rPr>
      </w:pPr>
    </w:p>
    <w:p w14:paraId="4E285FDE" w14:textId="77777777" w:rsidR="00562248" w:rsidRPr="008A1A1D" w:rsidRDefault="00562248" w:rsidP="00E66FCC">
      <w:pPr>
        <w:rPr>
          <w:rPrChange w:id="91" w:author="Francesco Amato" w:date="2021-04-22T11:27:00Z">
            <w:rPr>
              <w:lang w:val="it-IT"/>
            </w:rPr>
          </w:rPrChange>
        </w:rPr>
      </w:pPr>
    </w:p>
    <w:p w14:paraId="7DF2B75D" w14:textId="77777777" w:rsidR="00562248" w:rsidRPr="008A1A1D" w:rsidRDefault="00562248" w:rsidP="00E66FCC">
      <w:pPr>
        <w:rPr>
          <w:rPrChange w:id="92" w:author="Francesco Amato" w:date="2021-04-22T11:27:00Z">
            <w:rPr>
              <w:lang w:val="it-IT"/>
            </w:rPr>
          </w:rPrChange>
        </w:rPr>
      </w:pPr>
    </w:p>
    <w:p w14:paraId="63716451" w14:textId="77777777" w:rsidR="00562248" w:rsidRPr="008A1A1D" w:rsidRDefault="00562248" w:rsidP="00E66FCC">
      <w:pPr>
        <w:rPr>
          <w:rPrChange w:id="93" w:author="Francesco Amato" w:date="2021-04-22T11:27:00Z">
            <w:rPr>
              <w:lang w:val="it-IT"/>
            </w:rPr>
          </w:rPrChange>
        </w:rPr>
      </w:pPr>
    </w:p>
    <w:p w14:paraId="1022693F" w14:textId="77777777" w:rsidR="00562248" w:rsidRPr="008A1A1D" w:rsidRDefault="00562248" w:rsidP="00E66FCC">
      <w:pPr>
        <w:rPr>
          <w:rPrChange w:id="94" w:author="Francesco Amato" w:date="2021-04-22T11:27:00Z">
            <w:rPr>
              <w:lang w:val="it-IT"/>
            </w:rPr>
          </w:rPrChange>
        </w:rPr>
      </w:pPr>
    </w:p>
    <w:p w14:paraId="132C45FE" w14:textId="77777777" w:rsidR="00562248" w:rsidRPr="008A1A1D" w:rsidRDefault="00562248" w:rsidP="00E66FCC">
      <w:pPr>
        <w:rPr>
          <w:rPrChange w:id="95" w:author="Francesco Amato" w:date="2021-04-22T11:27:00Z">
            <w:rPr>
              <w:lang w:val="it-IT"/>
            </w:rPr>
          </w:rPrChange>
        </w:rPr>
      </w:pPr>
    </w:p>
    <w:p w14:paraId="2485EC47" w14:textId="77777777" w:rsidR="00562248" w:rsidRPr="008A1A1D" w:rsidRDefault="00562248" w:rsidP="00E66FCC">
      <w:pPr>
        <w:rPr>
          <w:rPrChange w:id="96" w:author="Francesco Amato" w:date="2021-04-22T11:27:00Z">
            <w:rPr>
              <w:lang w:val="it-IT"/>
            </w:rPr>
          </w:rPrChange>
        </w:rPr>
      </w:pPr>
    </w:p>
    <w:p w14:paraId="40C632D0" w14:textId="77777777" w:rsidR="00562248" w:rsidRPr="008A1A1D" w:rsidRDefault="00562248" w:rsidP="00E66FCC">
      <w:pPr>
        <w:rPr>
          <w:rPrChange w:id="97" w:author="Francesco Amato" w:date="2021-04-22T11:27:00Z">
            <w:rPr>
              <w:lang w:val="it-IT"/>
            </w:rPr>
          </w:rPrChange>
        </w:rPr>
      </w:pPr>
    </w:p>
    <w:p w14:paraId="0E98394C" w14:textId="77777777" w:rsidR="00562248" w:rsidRPr="008A1A1D" w:rsidRDefault="00562248" w:rsidP="00E66FCC">
      <w:pPr>
        <w:rPr>
          <w:rPrChange w:id="98" w:author="Francesco Amato" w:date="2021-04-22T11:27:00Z">
            <w:rPr>
              <w:lang w:val="it-IT"/>
            </w:rPr>
          </w:rPrChange>
        </w:rPr>
      </w:pPr>
    </w:p>
    <w:p w14:paraId="00DAC306" w14:textId="77777777" w:rsidR="00562248" w:rsidRPr="008A1A1D" w:rsidRDefault="00562248" w:rsidP="00E66FCC">
      <w:pPr>
        <w:rPr>
          <w:rPrChange w:id="99" w:author="Francesco Amato" w:date="2021-04-22T11:27:00Z">
            <w:rPr>
              <w:lang w:val="it-IT"/>
            </w:rPr>
          </w:rPrChange>
        </w:rPr>
      </w:pPr>
    </w:p>
    <w:p w14:paraId="63786950" w14:textId="77777777" w:rsidR="00562248" w:rsidRPr="008A1A1D" w:rsidRDefault="00562248" w:rsidP="00E66FCC">
      <w:pPr>
        <w:rPr>
          <w:rPrChange w:id="100" w:author="Francesco Amato" w:date="2021-04-22T11:27:00Z">
            <w:rPr>
              <w:lang w:val="it-IT"/>
            </w:rPr>
          </w:rPrChange>
        </w:rPr>
      </w:pPr>
    </w:p>
    <w:p w14:paraId="1D6CFB61" w14:textId="77777777" w:rsidR="00562248" w:rsidRPr="008A1A1D" w:rsidRDefault="00562248" w:rsidP="00E66FCC">
      <w:pPr>
        <w:rPr>
          <w:rPrChange w:id="101" w:author="Francesco Amato" w:date="2021-04-22T11:27:00Z">
            <w:rPr>
              <w:lang w:val="it-IT"/>
            </w:rPr>
          </w:rPrChange>
        </w:rPr>
      </w:pPr>
    </w:p>
    <w:p w14:paraId="78F48AF5" w14:textId="77777777" w:rsidR="00562248" w:rsidRPr="008A1A1D" w:rsidRDefault="00562248" w:rsidP="00E66FCC">
      <w:pPr>
        <w:rPr>
          <w:rPrChange w:id="102" w:author="Francesco Amato" w:date="2021-04-22T11:27:00Z">
            <w:rPr>
              <w:lang w:val="it-IT"/>
            </w:rPr>
          </w:rPrChange>
        </w:rPr>
      </w:pPr>
    </w:p>
    <w:p w14:paraId="5883C739" w14:textId="77777777" w:rsidR="00562248" w:rsidRPr="008A1A1D" w:rsidRDefault="00562248" w:rsidP="00E66FCC">
      <w:pPr>
        <w:rPr>
          <w:rPrChange w:id="103" w:author="Francesco Amato" w:date="2021-04-22T11:27:00Z">
            <w:rPr>
              <w:lang w:val="it-IT"/>
            </w:rPr>
          </w:rPrChange>
        </w:rPr>
      </w:pPr>
    </w:p>
    <w:p w14:paraId="527EB70A" w14:textId="77777777" w:rsidR="00562248" w:rsidRPr="008A1A1D" w:rsidRDefault="00562248" w:rsidP="00E66FCC">
      <w:pPr>
        <w:rPr>
          <w:rPrChange w:id="104" w:author="Francesco Amato" w:date="2021-04-22T11:27:00Z">
            <w:rPr>
              <w:lang w:val="it-IT"/>
            </w:rPr>
          </w:rPrChange>
        </w:rPr>
      </w:pPr>
    </w:p>
    <w:p w14:paraId="6240D299" w14:textId="77777777" w:rsidR="00562248" w:rsidRPr="008A1A1D" w:rsidRDefault="00562248" w:rsidP="00E66FCC">
      <w:pPr>
        <w:rPr>
          <w:rPrChange w:id="105" w:author="Francesco Amato" w:date="2021-04-22T11:27:00Z">
            <w:rPr>
              <w:lang w:val="it-IT"/>
            </w:rPr>
          </w:rPrChange>
        </w:rPr>
      </w:pPr>
    </w:p>
    <w:p w14:paraId="6C34A668" w14:textId="5A6144D2" w:rsidR="00562248" w:rsidRPr="00921A67" w:rsidRDefault="00562248" w:rsidP="004225C0">
      <w:pPr>
        <w:pStyle w:val="Titolo1"/>
        <w:spacing w:before="100" w:beforeAutospacing="1"/>
        <w:rPr>
          <w:rFonts w:asciiTheme="minorHAnsi" w:hAnsiTheme="minorHAnsi" w:cstheme="minorHAnsi"/>
          <w:sz w:val="24"/>
          <w:szCs w:val="24"/>
          <w:lang w:val="en-GB"/>
        </w:rPr>
      </w:pPr>
      <w:bookmarkStart w:id="106" w:name="_Toc525552953"/>
      <w:bookmarkStart w:id="107" w:name="_Toc4727227"/>
      <w:r w:rsidRPr="00921A67">
        <w:rPr>
          <w:rFonts w:asciiTheme="minorHAnsi" w:hAnsiTheme="minorHAnsi" w:cstheme="minorHAnsi"/>
          <w:sz w:val="24"/>
          <w:szCs w:val="24"/>
          <w:lang w:val="en-GB"/>
        </w:rPr>
        <w:t xml:space="preserve">1. </w:t>
      </w:r>
      <w:bookmarkEnd w:id="106"/>
      <w:r w:rsidR="00921A67" w:rsidRPr="00921A67">
        <w:rPr>
          <w:rFonts w:asciiTheme="minorHAnsi" w:hAnsiTheme="minorHAnsi" w:cstheme="minorHAnsi"/>
          <w:sz w:val="24"/>
          <w:szCs w:val="24"/>
          <w:lang w:val="en-GB"/>
        </w:rPr>
        <w:t>INTRODUCTION</w:t>
      </w:r>
      <w:bookmarkEnd w:id="107"/>
    </w:p>
    <w:p w14:paraId="149DAA8B" w14:textId="456FC066" w:rsidR="000E0C93" w:rsidRDefault="000E0C93" w:rsidP="005301A7">
      <w:pPr>
        <w:spacing w:before="120" w:after="100" w:afterAutospacing="1"/>
        <w:contextualSpacing/>
        <w:jc w:val="both"/>
        <w:rPr>
          <w:rFonts w:asciiTheme="minorHAnsi" w:hAnsiTheme="minorHAnsi" w:cstheme="minorHAnsi"/>
        </w:rPr>
      </w:pPr>
      <w:r w:rsidRPr="000E0C93">
        <w:rPr>
          <w:rFonts w:asciiTheme="minorHAnsi" w:hAnsiTheme="minorHAnsi" w:cstheme="minorHAnsi"/>
        </w:rPr>
        <w:t xml:space="preserve">This document draw on the work carried out </w:t>
      </w:r>
      <w:r w:rsidR="009678F8">
        <w:rPr>
          <w:rFonts w:asciiTheme="minorHAnsi" w:hAnsiTheme="minorHAnsi" w:cstheme="minorHAnsi"/>
        </w:rPr>
        <w:t xml:space="preserve">up to March  </w:t>
      </w:r>
      <w:r w:rsidR="00E36E43">
        <w:rPr>
          <w:rFonts w:asciiTheme="minorHAnsi" w:hAnsiTheme="minorHAnsi" w:cstheme="minorHAnsi"/>
        </w:rPr>
        <w:t xml:space="preserve">and July </w:t>
      </w:r>
      <w:r w:rsidR="00E36E43" w:rsidRPr="00E36E43">
        <w:rPr>
          <w:rFonts w:asciiTheme="minorHAnsi" w:hAnsiTheme="minorHAnsi" w:cstheme="minorHAnsi"/>
        </w:rPr>
        <w:t>2019</w:t>
      </w:r>
      <w:r w:rsidR="00E36E43">
        <w:rPr>
          <w:rFonts w:asciiTheme="minorHAnsi" w:hAnsiTheme="minorHAnsi" w:cstheme="minorHAnsi"/>
        </w:rPr>
        <w:t xml:space="preserve"> </w:t>
      </w:r>
      <w:r w:rsidRPr="000E0C93">
        <w:rPr>
          <w:rFonts w:asciiTheme="minorHAnsi" w:hAnsiTheme="minorHAnsi" w:cstheme="minorHAnsi"/>
        </w:rPr>
        <w:t xml:space="preserve">under Component 2 “Development of SDGs Databases” of the project in </w:t>
      </w:r>
      <w:r>
        <w:rPr>
          <w:rFonts w:asciiTheme="minorHAnsi" w:hAnsiTheme="minorHAnsi" w:cstheme="minorHAnsi"/>
        </w:rPr>
        <w:t>Palestine</w:t>
      </w:r>
      <w:r w:rsidRPr="000E0C93">
        <w:rPr>
          <w:rFonts w:asciiTheme="minorHAnsi" w:hAnsiTheme="minorHAnsi" w:cstheme="minorHAnsi"/>
        </w:rPr>
        <w:t xml:space="preserve"> “Monitoring of Sustainable Development Goals Indicators</w:t>
      </w:r>
      <w:r w:rsidR="00ED2373">
        <w:rPr>
          <w:rFonts w:asciiTheme="minorHAnsi" w:hAnsiTheme="minorHAnsi" w:cstheme="minorHAnsi"/>
        </w:rPr>
        <w:t xml:space="preserve"> - SDGs</w:t>
      </w:r>
      <w:r w:rsidRPr="000E0C93">
        <w:rPr>
          <w:rFonts w:asciiTheme="minorHAnsi" w:hAnsiTheme="minorHAnsi" w:cstheme="minorHAnsi"/>
        </w:rPr>
        <w:t>” funded by the Italian Agency for Development Cooperation (AICS) and implemented by the Italian National Institute of Statistics (</w:t>
      </w:r>
      <w:proofErr w:type="spellStart"/>
      <w:r w:rsidRPr="000E0C93">
        <w:rPr>
          <w:rFonts w:asciiTheme="minorHAnsi" w:hAnsiTheme="minorHAnsi" w:cstheme="minorHAnsi"/>
        </w:rPr>
        <w:t>Istat</w:t>
      </w:r>
      <w:proofErr w:type="spellEnd"/>
      <w:r w:rsidRPr="000E0C93">
        <w:rPr>
          <w:rFonts w:asciiTheme="minorHAnsi" w:hAnsiTheme="minorHAnsi" w:cstheme="minorHAnsi"/>
        </w:rPr>
        <w:t xml:space="preserve">) with the aim to </w:t>
      </w:r>
      <w:r w:rsidR="009678F8">
        <w:rPr>
          <w:rFonts w:asciiTheme="minorHAnsi" w:hAnsiTheme="minorHAnsi" w:cstheme="minorHAnsi"/>
        </w:rPr>
        <w:t>provide technical</w:t>
      </w:r>
      <w:r w:rsidR="00C341A3" w:rsidRPr="00C341A3">
        <w:rPr>
          <w:rFonts w:asciiTheme="minorHAnsi" w:hAnsiTheme="minorHAnsi" w:cstheme="minorHAnsi"/>
        </w:rPr>
        <w:t xml:space="preserve"> support to </w:t>
      </w:r>
      <w:r w:rsidR="009678F8">
        <w:rPr>
          <w:rFonts w:asciiTheme="minorHAnsi" w:hAnsiTheme="minorHAnsi" w:cstheme="minorHAnsi"/>
        </w:rPr>
        <w:t xml:space="preserve">the </w:t>
      </w:r>
      <w:r w:rsidR="009678F8" w:rsidRPr="009678F8">
        <w:rPr>
          <w:rFonts w:asciiTheme="minorHAnsi" w:hAnsiTheme="minorHAnsi" w:cstheme="minorHAnsi"/>
        </w:rPr>
        <w:t xml:space="preserve">Palestinian Central Bureau of Statistics </w:t>
      </w:r>
      <w:r w:rsidR="009678F8">
        <w:rPr>
          <w:rFonts w:asciiTheme="minorHAnsi" w:hAnsiTheme="minorHAnsi" w:cstheme="minorHAnsi"/>
        </w:rPr>
        <w:t>(</w:t>
      </w:r>
      <w:r w:rsidR="00C341A3" w:rsidRPr="00C341A3">
        <w:rPr>
          <w:rFonts w:asciiTheme="minorHAnsi" w:hAnsiTheme="minorHAnsi" w:cstheme="minorHAnsi"/>
        </w:rPr>
        <w:t>PCBS</w:t>
      </w:r>
      <w:r w:rsidR="009678F8">
        <w:rPr>
          <w:rFonts w:asciiTheme="minorHAnsi" w:hAnsiTheme="minorHAnsi" w:cstheme="minorHAnsi"/>
        </w:rPr>
        <w:t>)</w:t>
      </w:r>
      <w:r w:rsidR="00C341A3" w:rsidRPr="00C341A3">
        <w:rPr>
          <w:rFonts w:asciiTheme="minorHAnsi" w:hAnsiTheme="minorHAnsi" w:cstheme="minorHAnsi"/>
        </w:rPr>
        <w:t xml:space="preserve"> for </w:t>
      </w:r>
      <w:r w:rsidR="009678F8">
        <w:rPr>
          <w:rFonts w:asciiTheme="minorHAnsi" w:hAnsiTheme="minorHAnsi" w:cstheme="minorHAnsi"/>
        </w:rPr>
        <w:t>building up the national system of SDG</w:t>
      </w:r>
      <w:r w:rsidR="00C341A3" w:rsidRPr="00C341A3">
        <w:rPr>
          <w:rFonts w:asciiTheme="minorHAnsi" w:hAnsiTheme="minorHAnsi" w:cstheme="minorHAnsi"/>
        </w:rPr>
        <w:t xml:space="preserve"> indicators</w:t>
      </w:r>
      <w:r w:rsidRPr="000E0C93">
        <w:rPr>
          <w:rFonts w:asciiTheme="minorHAnsi" w:hAnsiTheme="minorHAnsi" w:cstheme="minorHAnsi"/>
        </w:rPr>
        <w:t>.</w:t>
      </w:r>
    </w:p>
    <w:p w14:paraId="386FFB1D" w14:textId="77777777" w:rsidR="000E0C93" w:rsidRDefault="000E0C93" w:rsidP="00562248">
      <w:pPr>
        <w:spacing w:before="100" w:beforeAutospacing="1" w:after="100" w:afterAutospacing="1"/>
        <w:contextualSpacing/>
        <w:jc w:val="both"/>
        <w:rPr>
          <w:rFonts w:asciiTheme="minorHAnsi" w:hAnsiTheme="minorHAnsi" w:cstheme="minorHAnsi"/>
        </w:rPr>
      </w:pPr>
    </w:p>
    <w:p w14:paraId="6ECBADFA" w14:textId="2806814F" w:rsidR="00562248" w:rsidRPr="000D2CF4" w:rsidRDefault="00562248" w:rsidP="00562248">
      <w:pPr>
        <w:spacing w:before="100" w:beforeAutospacing="1" w:after="100" w:afterAutospacing="1"/>
        <w:contextualSpacing/>
        <w:jc w:val="both"/>
        <w:rPr>
          <w:rFonts w:asciiTheme="minorHAnsi" w:hAnsiTheme="minorHAnsi" w:cstheme="minorHAnsi"/>
        </w:rPr>
      </w:pPr>
      <w:r w:rsidRPr="000D2CF4">
        <w:rPr>
          <w:rFonts w:asciiTheme="minorHAnsi" w:hAnsiTheme="minorHAnsi" w:cstheme="minorHAnsi"/>
        </w:rPr>
        <w:t>Th</w:t>
      </w:r>
      <w:r w:rsidR="009678F8">
        <w:rPr>
          <w:rFonts w:asciiTheme="minorHAnsi" w:hAnsiTheme="minorHAnsi" w:cstheme="minorHAnsi"/>
        </w:rPr>
        <w:t>e</w:t>
      </w:r>
      <w:r w:rsidRPr="000D2CF4">
        <w:rPr>
          <w:rFonts w:asciiTheme="minorHAnsi" w:hAnsiTheme="minorHAnsi" w:cstheme="minorHAnsi"/>
        </w:rPr>
        <w:t xml:space="preserve"> </w:t>
      </w:r>
      <w:r w:rsidR="00F21D06">
        <w:rPr>
          <w:rFonts w:asciiTheme="minorHAnsi" w:hAnsiTheme="minorHAnsi" w:cstheme="minorHAnsi"/>
        </w:rPr>
        <w:t>document is to be used as a</w:t>
      </w:r>
      <w:r w:rsidR="002233E3">
        <w:rPr>
          <w:rFonts w:asciiTheme="minorHAnsi" w:hAnsiTheme="minorHAnsi" w:cstheme="minorHAnsi"/>
        </w:rPr>
        <w:t xml:space="preserve"> </w:t>
      </w:r>
      <w:r w:rsidRPr="000D2CF4">
        <w:rPr>
          <w:rFonts w:asciiTheme="minorHAnsi" w:hAnsiTheme="minorHAnsi" w:cstheme="minorHAnsi"/>
        </w:rPr>
        <w:t xml:space="preserve">guide to </w:t>
      </w:r>
      <w:proofErr w:type="gramStart"/>
      <w:r w:rsidRPr="000D2CF4">
        <w:rPr>
          <w:rFonts w:asciiTheme="minorHAnsi" w:hAnsiTheme="minorHAnsi" w:cstheme="minorHAnsi"/>
        </w:rPr>
        <w:t>understanding</w:t>
      </w:r>
      <w:proofErr w:type="gramEnd"/>
      <w:r w:rsidRPr="000D2CF4">
        <w:rPr>
          <w:rFonts w:asciiTheme="minorHAnsi" w:hAnsiTheme="minorHAnsi" w:cstheme="minorHAnsi"/>
        </w:rPr>
        <w:t xml:space="preserve"> the </w:t>
      </w:r>
      <w:r w:rsidR="000E0C93">
        <w:rPr>
          <w:rFonts w:asciiTheme="minorHAnsi" w:hAnsiTheme="minorHAnsi" w:cstheme="minorHAnsi"/>
        </w:rPr>
        <w:t>main features of the Web Application (WA)</w:t>
      </w:r>
      <w:r w:rsidRPr="000D2CF4">
        <w:rPr>
          <w:rFonts w:asciiTheme="minorHAnsi" w:hAnsiTheme="minorHAnsi" w:cstheme="minorHAnsi"/>
        </w:rPr>
        <w:t xml:space="preserve"> </w:t>
      </w:r>
      <w:r w:rsidR="00C341A3">
        <w:rPr>
          <w:rFonts w:asciiTheme="minorHAnsi" w:hAnsiTheme="minorHAnsi" w:cstheme="minorHAnsi"/>
        </w:rPr>
        <w:t xml:space="preserve">jointly developed by PCBS and </w:t>
      </w:r>
      <w:proofErr w:type="spellStart"/>
      <w:r w:rsidR="00C341A3">
        <w:rPr>
          <w:rFonts w:asciiTheme="minorHAnsi" w:hAnsiTheme="minorHAnsi" w:cstheme="minorHAnsi"/>
        </w:rPr>
        <w:t>Istat</w:t>
      </w:r>
      <w:proofErr w:type="spellEnd"/>
      <w:r w:rsidR="00C341A3">
        <w:rPr>
          <w:rFonts w:asciiTheme="minorHAnsi" w:hAnsiTheme="minorHAnsi" w:cstheme="minorHAnsi"/>
        </w:rPr>
        <w:t xml:space="preserve"> </w:t>
      </w:r>
      <w:r w:rsidR="00ED2373">
        <w:rPr>
          <w:rFonts w:asciiTheme="minorHAnsi" w:hAnsiTheme="minorHAnsi" w:cstheme="minorHAnsi"/>
        </w:rPr>
        <w:t xml:space="preserve">IT </w:t>
      </w:r>
      <w:r w:rsidR="00C341A3">
        <w:rPr>
          <w:rFonts w:asciiTheme="minorHAnsi" w:hAnsiTheme="minorHAnsi" w:cstheme="minorHAnsi"/>
        </w:rPr>
        <w:t>expert</w:t>
      </w:r>
      <w:r w:rsidR="009678F8">
        <w:rPr>
          <w:rFonts w:asciiTheme="minorHAnsi" w:hAnsiTheme="minorHAnsi" w:cstheme="minorHAnsi"/>
        </w:rPr>
        <w:t>s</w:t>
      </w:r>
      <w:r w:rsidRPr="000D2CF4">
        <w:rPr>
          <w:rFonts w:asciiTheme="minorHAnsi" w:hAnsiTheme="minorHAnsi" w:cstheme="minorHAnsi"/>
        </w:rPr>
        <w:t xml:space="preserve"> </w:t>
      </w:r>
      <w:r w:rsidR="002233E3">
        <w:rPr>
          <w:rFonts w:asciiTheme="minorHAnsi" w:hAnsiTheme="minorHAnsi" w:cstheme="minorHAnsi"/>
        </w:rPr>
        <w:t xml:space="preserve">in order </w:t>
      </w:r>
      <w:r w:rsidR="002233E3" w:rsidRPr="002233E3">
        <w:rPr>
          <w:rFonts w:asciiTheme="minorHAnsi" w:hAnsiTheme="minorHAnsi" w:cstheme="minorHAnsi"/>
        </w:rPr>
        <w:t xml:space="preserve">to streamline </w:t>
      </w:r>
      <w:r w:rsidR="002233E3">
        <w:rPr>
          <w:rFonts w:asciiTheme="minorHAnsi" w:hAnsiTheme="minorHAnsi" w:cstheme="minorHAnsi"/>
        </w:rPr>
        <w:t xml:space="preserve">and improve </w:t>
      </w:r>
      <w:r w:rsidR="002233E3" w:rsidRPr="002233E3">
        <w:rPr>
          <w:rFonts w:asciiTheme="minorHAnsi" w:hAnsiTheme="minorHAnsi" w:cstheme="minorHAnsi"/>
        </w:rPr>
        <w:t xml:space="preserve">the </w:t>
      </w:r>
      <w:r w:rsidR="002233E3">
        <w:rPr>
          <w:rFonts w:asciiTheme="minorHAnsi" w:hAnsiTheme="minorHAnsi" w:cstheme="minorHAnsi"/>
        </w:rPr>
        <w:t>SDG</w:t>
      </w:r>
      <w:r w:rsidR="00DA0E67">
        <w:rPr>
          <w:rFonts w:asciiTheme="minorHAnsi" w:hAnsiTheme="minorHAnsi" w:cstheme="minorHAnsi"/>
        </w:rPr>
        <w:t>s</w:t>
      </w:r>
      <w:r w:rsidR="002233E3">
        <w:rPr>
          <w:rFonts w:asciiTheme="minorHAnsi" w:hAnsiTheme="minorHAnsi" w:cstheme="minorHAnsi"/>
        </w:rPr>
        <w:t xml:space="preserve"> </w:t>
      </w:r>
      <w:r w:rsidR="002233E3" w:rsidRPr="002233E3">
        <w:rPr>
          <w:rFonts w:asciiTheme="minorHAnsi" w:hAnsiTheme="minorHAnsi" w:cstheme="minorHAnsi"/>
        </w:rPr>
        <w:t>data and metadata management process</w:t>
      </w:r>
      <w:r w:rsidR="002233E3">
        <w:rPr>
          <w:rFonts w:asciiTheme="minorHAnsi" w:hAnsiTheme="minorHAnsi" w:cstheme="minorHAnsi"/>
        </w:rPr>
        <w:t>.</w:t>
      </w:r>
    </w:p>
    <w:p w14:paraId="68BC72FE" w14:textId="77C74E6E" w:rsidR="00562248" w:rsidRPr="000D2CF4" w:rsidRDefault="00F21D06" w:rsidP="00562248">
      <w:pPr>
        <w:spacing w:before="100" w:beforeAutospacing="1" w:after="100" w:afterAutospacing="1"/>
        <w:contextualSpacing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It</w:t>
      </w:r>
      <w:r w:rsidR="00562248" w:rsidRPr="000D2CF4">
        <w:rPr>
          <w:rFonts w:asciiTheme="minorHAnsi" w:hAnsiTheme="minorHAnsi" w:cstheme="minorHAnsi"/>
        </w:rPr>
        <w:t xml:space="preserve"> includes written and visual information to assist </w:t>
      </w:r>
      <w:r w:rsidR="002233E3">
        <w:rPr>
          <w:rFonts w:asciiTheme="minorHAnsi" w:hAnsiTheme="minorHAnsi" w:cstheme="minorHAnsi"/>
        </w:rPr>
        <w:t>PCBS</w:t>
      </w:r>
      <w:r w:rsidR="00562248" w:rsidRPr="000D2CF4">
        <w:rPr>
          <w:rFonts w:asciiTheme="minorHAnsi" w:hAnsiTheme="minorHAnsi" w:cstheme="minorHAnsi"/>
        </w:rPr>
        <w:t xml:space="preserve"> </w:t>
      </w:r>
      <w:r w:rsidR="005301A7">
        <w:rPr>
          <w:rFonts w:asciiTheme="minorHAnsi" w:hAnsiTheme="minorHAnsi" w:cstheme="minorHAnsi"/>
        </w:rPr>
        <w:t>statisticians (</w:t>
      </w:r>
      <w:r w:rsidR="001445A3">
        <w:rPr>
          <w:rFonts w:asciiTheme="minorHAnsi" w:hAnsiTheme="minorHAnsi" w:cstheme="minorHAnsi"/>
        </w:rPr>
        <w:t xml:space="preserve">including the </w:t>
      </w:r>
      <w:r w:rsidR="00562248" w:rsidRPr="000D2CF4">
        <w:rPr>
          <w:rFonts w:asciiTheme="minorHAnsi" w:hAnsiTheme="minorHAnsi" w:cstheme="minorHAnsi"/>
        </w:rPr>
        <w:t>staff</w:t>
      </w:r>
      <w:r w:rsidR="00052325">
        <w:rPr>
          <w:rFonts w:asciiTheme="minorHAnsi" w:hAnsiTheme="minorHAnsi" w:cstheme="minorHAnsi"/>
        </w:rPr>
        <w:t xml:space="preserve"> </w:t>
      </w:r>
      <w:r w:rsidR="00ED2373">
        <w:rPr>
          <w:rFonts w:asciiTheme="minorHAnsi" w:hAnsiTheme="minorHAnsi" w:cstheme="minorHAnsi"/>
        </w:rPr>
        <w:t xml:space="preserve">responsible of </w:t>
      </w:r>
      <w:r w:rsidRPr="00F21D06">
        <w:rPr>
          <w:rFonts w:asciiTheme="minorHAnsi" w:hAnsiTheme="minorHAnsi" w:cstheme="minorHAnsi"/>
        </w:rPr>
        <w:t>sub</w:t>
      </w:r>
      <w:r>
        <w:rPr>
          <w:rFonts w:asciiTheme="minorHAnsi" w:hAnsiTheme="minorHAnsi" w:cstheme="minorHAnsi"/>
        </w:rPr>
        <w:t>-</w:t>
      </w:r>
      <w:r w:rsidRPr="00F21D06">
        <w:rPr>
          <w:rFonts w:asciiTheme="minorHAnsi" w:hAnsiTheme="minorHAnsi" w:cstheme="minorHAnsi"/>
        </w:rPr>
        <w:t>indicator</w:t>
      </w:r>
      <w:r>
        <w:rPr>
          <w:rFonts w:asciiTheme="minorHAnsi" w:hAnsiTheme="minorHAnsi" w:cstheme="minorHAnsi"/>
        </w:rPr>
        <w:t>s</w:t>
      </w:r>
      <w:r w:rsidR="005301A7">
        <w:rPr>
          <w:rFonts w:asciiTheme="minorHAnsi" w:hAnsiTheme="minorHAnsi" w:cstheme="minorHAnsi"/>
        </w:rPr>
        <w:t xml:space="preserve">, i.e. </w:t>
      </w:r>
      <w:r w:rsidRPr="00F21D06">
        <w:rPr>
          <w:rFonts w:asciiTheme="minorHAnsi" w:hAnsiTheme="minorHAnsi" w:cstheme="minorHAnsi"/>
        </w:rPr>
        <w:t>PCBS indicator</w:t>
      </w:r>
      <w:r>
        <w:rPr>
          <w:rFonts w:asciiTheme="minorHAnsi" w:hAnsiTheme="minorHAnsi" w:cstheme="minorHAnsi"/>
        </w:rPr>
        <w:t>s</w:t>
      </w:r>
      <w:r w:rsidR="00562248" w:rsidRPr="000D2CF4">
        <w:rPr>
          <w:rFonts w:asciiTheme="minorHAnsi" w:hAnsiTheme="minorHAnsi" w:cstheme="minorHAnsi"/>
        </w:rPr>
        <w:t xml:space="preserve">) in completing tasks associated with </w:t>
      </w:r>
      <w:r w:rsidR="00562248">
        <w:rPr>
          <w:rFonts w:asciiTheme="minorHAnsi" w:hAnsiTheme="minorHAnsi" w:cstheme="minorHAnsi"/>
        </w:rPr>
        <w:t xml:space="preserve">the usage </w:t>
      </w:r>
      <w:r w:rsidR="00562248" w:rsidRPr="000D2CF4">
        <w:rPr>
          <w:rFonts w:asciiTheme="minorHAnsi" w:hAnsiTheme="minorHAnsi" w:cstheme="minorHAnsi"/>
        </w:rPr>
        <w:t>of</w:t>
      </w:r>
      <w:r w:rsidR="00562248" w:rsidRPr="00D11265">
        <w:rPr>
          <w:rFonts w:asciiTheme="minorHAnsi" w:hAnsiTheme="minorHAnsi" w:cstheme="minorHAnsi"/>
        </w:rPr>
        <w:t xml:space="preserve"> the </w:t>
      </w:r>
      <w:r w:rsidR="00ED2373">
        <w:rPr>
          <w:rFonts w:asciiTheme="minorHAnsi" w:hAnsiTheme="minorHAnsi" w:cstheme="minorHAnsi"/>
        </w:rPr>
        <w:t>WA</w:t>
      </w:r>
      <w:r w:rsidR="00562248" w:rsidRPr="00D11265">
        <w:rPr>
          <w:rFonts w:asciiTheme="minorHAnsi" w:hAnsiTheme="minorHAnsi" w:cstheme="minorHAnsi"/>
        </w:rPr>
        <w:t xml:space="preserve">. </w:t>
      </w:r>
    </w:p>
    <w:p w14:paraId="471F4368" w14:textId="5B499643" w:rsidR="00921A67" w:rsidRPr="00921A67" w:rsidRDefault="00C94FFF" w:rsidP="00AA1EFA">
      <w:pPr>
        <w:pStyle w:val="Titolo1"/>
        <w:rPr>
          <w:rFonts w:asciiTheme="minorHAnsi" w:hAnsiTheme="minorHAnsi" w:cstheme="minorHAnsi"/>
          <w:sz w:val="24"/>
          <w:szCs w:val="24"/>
          <w:lang w:val="en-GB"/>
        </w:rPr>
      </w:pPr>
      <w:bookmarkStart w:id="108" w:name="_Toc4727228"/>
      <w:r>
        <w:rPr>
          <w:rFonts w:asciiTheme="minorHAnsi" w:hAnsiTheme="minorHAnsi" w:cstheme="minorHAnsi"/>
          <w:sz w:val="24"/>
          <w:szCs w:val="24"/>
          <w:lang w:val="en-GB"/>
        </w:rPr>
        <w:t>2</w:t>
      </w:r>
      <w:r w:rsidRPr="00CE6576">
        <w:rPr>
          <w:rFonts w:asciiTheme="minorHAnsi" w:hAnsiTheme="minorHAnsi" w:cstheme="minorHAnsi"/>
          <w:sz w:val="24"/>
          <w:szCs w:val="24"/>
          <w:lang w:val="en-GB"/>
        </w:rPr>
        <w:t xml:space="preserve">. </w:t>
      </w:r>
      <w:r w:rsidR="00921A67" w:rsidRPr="00921A67">
        <w:rPr>
          <w:rFonts w:asciiTheme="minorHAnsi" w:hAnsiTheme="minorHAnsi" w:cstheme="minorHAnsi"/>
          <w:sz w:val="24"/>
          <w:szCs w:val="24"/>
          <w:lang w:val="en-GB"/>
        </w:rPr>
        <w:t xml:space="preserve">PURPOSE OF THE </w:t>
      </w:r>
      <w:r w:rsidR="00921A67">
        <w:rPr>
          <w:rFonts w:asciiTheme="minorHAnsi" w:hAnsiTheme="minorHAnsi" w:cstheme="minorHAnsi"/>
          <w:sz w:val="24"/>
          <w:szCs w:val="24"/>
          <w:lang w:val="en-GB"/>
        </w:rPr>
        <w:t>WEB APPLICATION</w:t>
      </w:r>
      <w:bookmarkEnd w:id="108"/>
    </w:p>
    <w:p w14:paraId="37179377" w14:textId="6B34D388" w:rsidR="005301A7" w:rsidRDefault="005301A7" w:rsidP="00783722">
      <w:pPr>
        <w:spacing w:before="120" w:after="100" w:afterAutospacing="1"/>
        <w:contextualSpacing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Web Application is an application software stored on a remote server and delivered over the </w:t>
      </w:r>
      <w:r w:rsidR="00E226A1">
        <w:rPr>
          <w:rFonts w:asciiTheme="minorHAnsi" w:hAnsiTheme="minorHAnsi" w:cstheme="minorHAnsi"/>
        </w:rPr>
        <w:t xml:space="preserve">web </w:t>
      </w:r>
      <w:r>
        <w:rPr>
          <w:rFonts w:asciiTheme="minorHAnsi" w:hAnsiTheme="minorHAnsi" w:cstheme="minorHAnsi"/>
        </w:rPr>
        <w:t>through a browser interface.</w:t>
      </w:r>
      <w:r w:rsidR="00E226A1">
        <w:rPr>
          <w:rFonts w:asciiTheme="minorHAnsi" w:hAnsiTheme="minorHAnsi" w:cstheme="minorHAnsi"/>
        </w:rPr>
        <w:t xml:space="preserve"> In this case, the WA is installed for local purpose</w:t>
      </w:r>
      <w:r w:rsidR="0020732D">
        <w:rPr>
          <w:rFonts w:asciiTheme="minorHAnsi" w:hAnsiTheme="minorHAnsi" w:cstheme="minorHAnsi"/>
        </w:rPr>
        <w:t>s</w:t>
      </w:r>
      <w:r w:rsidR="00E226A1">
        <w:rPr>
          <w:rFonts w:asciiTheme="minorHAnsi" w:hAnsiTheme="minorHAnsi" w:cstheme="minorHAnsi"/>
        </w:rPr>
        <w:t xml:space="preserve">, so it is </w:t>
      </w:r>
      <w:r w:rsidR="00E226A1" w:rsidRPr="00E226A1">
        <w:rPr>
          <w:rFonts w:asciiTheme="minorHAnsi" w:hAnsiTheme="minorHAnsi" w:cstheme="minorHAnsi"/>
        </w:rPr>
        <w:t>only available to users</w:t>
      </w:r>
      <w:r w:rsidR="00E226A1">
        <w:rPr>
          <w:rFonts w:asciiTheme="minorHAnsi" w:hAnsiTheme="minorHAnsi" w:cstheme="minorHAnsi"/>
        </w:rPr>
        <w:t xml:space="preserve"> of the PCBS Intranet, </w:t>
      </w:r>
      <w:r w:rsidR="00E226A1" w:rsidRPr="00E226A1">
        <w:rPr>
          <w:rFonts w:asciiTheme="minorHAnsi" w:hAnsiTheme="minorHAnsi" w:cstheme="minorHAnsi"/>
        </w:rPr>
        <w:t>after a proper authentication</w:t>
      </w:r>
      <w:r w:rsidR="00E226A1">
        <w:rPr>
          <w:rFonts w:asciiTheme="minorHAnsi" w:hAnsiTheme="minorHAnsi" w:cstheme="minorHAnsi"/>
        </w:rPr>
        <w:t>.</w:t>
      </w:r>
    </w:p>
    <w:p w14:paraId="14113F40" w14:textId="77777777" w:rsidR="0020340A" w:rsidRDefault="0020340A" w:rsidP="005301A7">
      <w:pPr>
        <w:spacing w:before="120" w:after="100" w:afterAutospacing="1"/>
        <w:contextualSpacing/>
        <w:jc w:val="both"/>
        <w:rPr>
          <w:rFonts w:asciiTheme="minorHAnsi" w:hAnsiTheme="minorHAnsi" w:cstheme="minorHAnsi"/>
        </w:rPr>
      </w:pPr>
    </w:p>
    <w:p w14:paraId="228E01B8" w14:textId="77777777" w:rsidR="000D77D2" w:rsidRDefault="00921A67" w:rsidP="000D77D2">
      <w:pPr>
        <w:spacing w:before="120" w:after="100" w:afterAutospacing="1"/>
        <w:contextualSpacing/>
        <w:jc w:val="both"/>
        <w:rPr>
          <w:ins w:id="109" w:author="Francesco Amato" w:date="2021-04-21T18:31:00Z"/>
          <w:rFonts w:asciiTheme="minorHAnsi" w:hAnsiTheme="minorHAnsi" w:cstheme="minorHAnsi"/>
          <w:lang w:val="en"/>
        </w:rPr>
      </w:pPr>
      <w:r>
        <w:rPr>
          <w:rFonts w:asciiTheme="minorHAnsi" w:hAnsiTheme="minorHAnsi" w:cstheme="minorHAnsi"/>
        </w:rPr>
        <w:t>The WA</w:t>
      </w:r>
      <w:ins w:id="110" w:author="Francesco Amato" w:date="2021-04-21T18:29:00Z">
        <w:r w:rsidR="000D77D2">
          <w:rPr>
            <w:rFonts w:asciiTheme="minorHAnsi" w:hAnsiTheme="minorHAnsi" w:cstheme="minorHAnsi"/>
          </w:rPr>
          <w:t>,</w:t>
        </w:r>
      </w:ins>
      <w:r>
        <w:rPr>
          <w:rFonts w:asciiTheme="minorHAnsi" w:hAnsiTheme="minorHAnsi" w:cstheme="minorHAnsi"/>
        </w:rPr>
        <w:t xml:space="preserve"> </w:t>
      </w:r>
      <w:r w:rsidR="005301A7">
        <w:rPr>
          <w:rFonts w:asciiTheme="minorHAnsi" w:hAnsiTheme="minorHAnsi" w:cstheme="minorHAnsi"/>
        </w:rPr>
        <w:t xml:space="preserve">developed by PCBS and </w:t>
      </w:r>
      <w:proofErr w:type="spellStart"/>
      <w:r w:rsidR="005301A7">
        <w:rPr>
          <w:rFonts w:asciiTheme="minorHAnsi" w:hAnsiTheme="minorHAnsi" w:cstheme="minorHAnsi"/>
        </w:rPr>
        <w:t>Istat</w:t>
      </w:r>
      <w:proofErr w:type="spellEnd"/>
      <w:r w:rsidR="005301A7">
        <w:rPr>
          <w:rFonts w:asciiTheme="minorHAnsi" w:hAnsiTheme="minorHAnsi" w:cstheme="minorHAnsi"/>
        </w:rPr>
        <w:t xml:space="preserve"> IT experts</w:t>
      </w:r>
      <w:ins w:id="111" w:author="Francesco Amato" w:date="2021-04-21T18:29:00Z">
        <w:r w:rsidR="000D77D2">
          <w:rPr>
            <w:rFonts w:asciiTheme="minorHAnsi" w:hAnsiTheme="minorHAnsi" w:cstheme="minorHAnsi"/>
          </w:rPr>
          <w:t>,</w:t>
        </w:r>
      </w:ins>
      <w:ins w:id="112" w:author="Francesco Amato" w:date="2021-04-21T18:24:00Z">
        <w:r w:rsidR="00FD34E4">
          <w:rPr>
            <w:rFonts w:asciiTheme="minorHAnsi" w:hAnsiTheme="minorHAnsi" w:cstheme="minorHAnsi"/>
          </w:rPr>
          <w:t xml:space="preserve"> </w:t>
        </w:r>
      </w:ins>
      <w:ins w:id="113" w:author="Francesco Amato" w:date="2021-04-21T18:29:00Z">
        <w:r w:rsidR="000D77D2" w:rsidRPr="000D77D2">
          <w:rPr>
            <w:rFonts w:asciiTheme="minorHAnsi" w:hAnsiTheme="minorHAnsi" w:cstheme="minorHAnsi"/>
            <w:lang w:val="en"/>
          </w:rPr>
          <w:t xml:space="preserve">allows </w:t>
        </w:r>
      </w:ins>
      <w:ins w:id="114" w:author="Francesco Amato" w:date="2021-04-21T18:30:00Z">
        <w:r w:rsidR="000D77D2" w:rsidRPr="000D77D2">
          <w:rPr>
            <w:rFonts w:asciiTheme="minorHAnsi" w:hAnsiTheme="minorHAnsi" w:cstheme="minorHAnsi"/>
            <w:lang w:val="en"/>
          </w:rPr>
          <w:t xml:space="preserve">a generalized management </w:t>
        </w:r>
      </w:ins>
      <w:ins w:id="115" w:author="Francesco Amato" w:date="2021-04-21T18:29:00Z">
        <w:r w:rsidR="000D77D2" w:rsidRPr="000D77D2">
          <w:rPr>
            <w:rFonts w:asciiTheme="minorHAnsi" w:hAnsiTheme="minorHAnsi" w:cstheme="minorHAnsi"/>
            <w:lang w:val="en"/>
          </w:rPr>
          <w:t>of indicators and sub-indicators</w:t>
        </w:r>
      </w:ins>
      <w:ins w:id="116" w:author="Francesco Amato" w:date="2021-04-21T18:31:00Z">
        <w:r w:rsidR="000D77D2">
          <w:rPr>
            <w:rFonts w:asciiTheme="minorHAnsi" w:hAnsiTheme="minorHAnsi" w:cstheme="minorHAnsi"/>
            <w:lang w:val="en"/>
          </w:rPr>
          <w:t>,</w:t>
        </w:r>
      </w:ins>
      <w:ins w:id="117" w:author="Francesco Amato" w:date="2021-04-21T18:29:00Z">
        <w:r w:rsidR="000D77D2" w:rsidRPr="000D77D2">
          <w:rPr>
            <w:rFonts w:asciiTheme="minorHAnsi" w:hAnsiTheme="minorHAnsi" w:cstheme="minorHAnsi"/>
            <w:lang w:val="en"/>
          </w:rPr>
          <w:t xml:space="preserve"> that have the same structure as the SDGs indicators.</w:t>
        </w:r>
      </w:ins>
    </w:p>
    <w:p w14:paraId="61235B3A" w14:textId="26B17119" w:rsidR="00FD34E4" w:rsidRDefault="000D77D2" w:rsidP="00DA0CF6">
      <w:pPr>
        <w:spacing w:before="120" w:after="100" w:afterAutospacing="1"/>
        <w:contextualSpacing/>
        <w:jc w:val="both"/>
        <w:rPr>
          <w:ins w:id="118" w:author="Francesco Amato" w:date="2021-04-21T18:24:00Z"/>
          <w:rFonts w:asciiTheme="minorHAnsi" w:hAnsiTheme="minorHAnsi" w:cstheme="minorHAnsi"/>
        </w:rPr>
      </w:pPr>
      <w:ins w:id="119" w:author="Francesco Amato" w:date="2021-04-21T18:29:00Z">
        <w:r w:rsidRPr="000D77D2">
          <w:rPr>
            <w:rFonts w:asciiTheme="minorHAnsi" w:hAnsiTheme="minorHAnsi" w:cstheme="minorHAnsi"/>
            <w:lang w:val="en"/>
          </w:rPr>
          <w:t>In this document we will talk generically about SDGs</w:t>
        </w:r>
      </w:ins>
      <w:ins w:id="120" w:author="Francesco Amato" w:date="2021-04-21T18:31:00Z">
        <w:r>
          <w:rPr>
            <w:rFonts w:asciiTheme="minorHAnsi" w:hAnsiTheme="minorHAnsi" w:cstheme="minorHAnsi"/>
            <w:lang w:val="en"/>
          </w:rPr>
          <w:t xml:space="preserve"> </w:t>
        </w:r>
        <w:r w:rsidRPr="000D77D2">
          <w:rPr>
            <w:rFonts w:asciiTheme="minorHAnsi" w:hAnsiTheme="minorHAnsi" w:cstheme="minorHAnsi"/>
            <w:lang w:val="en"/>
          </w:rPr>
          <w:t>indicators</w:t>
        </w:r>
      </w:ins>
      <w:ins w:id="121" w:author="Francesco Amato" w:date="2021-04-21T18:29:00Z">
        <w:r w:rsidRPr="000D77D2">
          <w:rPr>
            <w:rFonts w:asciiTheme="minorHAnsi" w:hAnsiTheme="minorHAnsi" w:cstheme="minorHAnsi"/>
            <w:lang w:val="en"/>
          </w:rPr>
          <w:t xml:space="preserve"> and SDGs_WA application</w:t>
        </w:r>
      </w:ins>
      <w:ins w:id="122" w:author="Francesco Amato" w:date="2021-04-21T18:31:00Z">
        <w:r>
          <w:rPr>
            <w:rFonts w:asciiTheme="minorHAnsi" w:hAnsiTheme="minorHAnsi" w:cstheme="minorHAnsi"/>
            <w:lang w:val="en"/>
          </w:rPr>
          <w:t>.</w:t>
        </w:r>
      </w:ins>
      <w:r w:rsidR="005301A7">
        <w:rPr>
          <w:rFonts w:asciiTheme="minorHAnsi" w:hAnsiTheme="minorHAnsi" w:cstheme="minorHAnsi"/>
        </w:rPr>
        <w:t xml:space="preserve"> </w:t>
      </w:r>
    </w:p>
    <w:p w14:paraId="6876110E" w14:textId="77777777" w:rsidR="00FD34E4" w:rsidRDefault="00FD34E4" w:rsidP="00DA0CF6">
      <w:pPr>
        <w:spacing w:before="120" w:after="100" w:afterAutospacing="1"/>
        <w:contextualSpacing/>
        <w:jc w:val="both"/>
        <w:rPr>
          <w:ins w:id="123" w:author="Francesco Amato" w:date="2021-04-21T18:24:00Z"/>
          <w:rFonts w:asciiTheme="minorHAnsi" w:hAnsiTheme="minorHAnsi" w:cstheme="minorHAnsi"/>
        </w:rPr>
      </w:pPr>
    </w:p>
    <w:p w14:paraId="1569C87F" w14:textId="6FEFA788" w:rsidR="00921A67" w:rsidRPr="00426B61" w:rsidRDefault="000D77D2" w:rsidP="00DA0CF6">
      <w:pPr>
        <w:spacing w:before="120" w:after="100" w:afterAutospacing="1"/>
        <w:contextualSpacing/>
        <w:jc w:val="both"/>
        <w:rPr>
          <w:rFonts w:asciiTheme="minorHAnsi" w:hAnsiTheme="minorHAnsi" w:cstheme="minorHAnsi"/>
        </w:rPr>
      </w:pPr>
      <w:ins w:id="124" w:author="Francesco Amato" w:date="2021-04-21T18:31:00Z">
        <w:r>
          <w:rPr>
            <w:rFonts w:asciiTheme="minorHAnsi" w:hAnsiTheme="minorHAnsi" w:cstheme="minorHAnsi"/>
          </w:rPr>
          <w:t xml:space="preserve">The </w:t>
        </w:r>
        <w:r w:rsidRPr="000D77D2">
          <w:rPr>
            <w:rFonts w:asciiTheme="minorHAnsi" w:hAnsiTheme="minorHAnsi" w:cstheme="minorHAnsi"/>
            <w:lang w:val="en"/>
          </w:rPr>
          <w:t xml:space="preserve">SDGs_WA </w:t>
        </w:r>
      </w:ins>
      <w:r w:rsidR="00052325">
        <w:rPr>
          <w:rFonts w:asciiTheme="minorHAnsi" w:hAnsiTheme="minorHAnsi" w:cstheme="minorHAnsi"/>
        </w:rPr>
        <w:t xml:space="preserve">provides </w:t>
      </w:r>
      <w:proofErr w:type="gramStart"/>
      <w:r w:rsidR="00DA0E67">
        <w:rPr>
          <w:rFonts w:asciiTheme="minorHAnsi" w:hAnsiTheme="minorHAnsi" w:cstheme="minorHAnsi"/>
        </w:rPr>
        <w:t xml:space="preserve">a </w:t>
      </w:r>
      <w:r w:rsidR="00C255D9">
        <w:rPr>
          <w:rFonts w:asciiTheme="minorHAnsi" w:hAnsiTheme="minorHAnsi" w:cstheme="minorHAnsi"/>
        </w:rPr>
        <w:t>number</w:t>
      </w:r>
      <w:r w:rsidR="00DA0E67">
        <w:rPr>
          <w:rFonts w:asciiTheme="minorHAnsi" w:hAnsiTheme="minorHAnsi" w:cstheme="minorHAnsi"/>
        </w:rPr>
        <w:t xml:space="preserve"> of</w:t>
      </w:r>
      <w:proofErr w:type="gramEnd"/>
      <w:r w:rsidR="00DA0E67">
        <w:rPr>
          <w:rFonts w:asciiTheme="minorHAnsi" w:hAnsiTheme="minorHAnsi" w:cstheme="minorHAnsi"/>
        </w:rPr>
        <w:t xml:space="preserve"> functionalities that help the system </w:t>
      </w:r>
      <w:r w:rsidR="00C255D9">
        <w:rPr>
          <w:rFonts w:asciiTheme="minorHAnsi" w:hAnsiTheme="minorHAnsi" w:cstheme="minorHAnsi"/>
        </w:rPr>
        <w:t xml:space="preserve">of SDG indicators </w:t>
      </w:r>
      <w:r w:rsidR="00DA0E67">
        <w:rPr>
          <w:rFonts w:asciiTheme="minorHAnsi" w:hAnsiTheme="minorHAnsi" w:cstheme="minorHAnsi"/>
        </w:rPr>
        <w:t xml:space="preserve">runs more smoothly, </w:t>
      </w:r>
      <w:r w:rsidR="00DA0E67" w:rsidRPr="00426B61">
        <w:rPr>
          <w:rFonts w:asciiTheme="minorHAnsi" w:hAnsiTheme="minorHAnsi" w:cstheme="minorHAnsi"/>
        </w:rPr>
        <w:t xml:space="preserve">reducing the </w:t>
      </w:r>
      <w:r w:rsidR="00C255D9" w:rsidRPr="00C255D9">
        <w:rPr>
          <w:rFonts w:asciiTheme="minorHAnsi" w:hAnsiTheme="minorHAnsi" w:cstheme="minorHAnsi"/>
        </w:rPr>
        <w:t xml:space="preserve">manual effort </w:t>
      </w:r>
      <w:r w:rsidR="00C255D9">
        <w:rPr>
          <w:rFonts w:asciiTheme="minorHAnsi" w:hAnsiTheme="minorHAnsi" w:cstheme="minorHAnsi"/>
        </w:rPr>
        <w:t>i</w:t>
      </w:r>
      <w:r w:rsidR="00C255D9" w:rsidRPr="00C255D9">
        <w:rPr>
          <w:rFonts w:asciiTheme="minorHAnsi" w:hAnsiTheme="minorHAnsi" w:cstheme="minorHAnsi"/>
        </w:rPr>
        <w:t xml:space="preserve">n the management of </w:t>
      </w:r>
      <w:r w:rsidR="00C255D9">
        <w:rPr>
          <w:rFonts w:asciiTheme="minorHAnsi" w:hAnsiTheme="minorHAnsi" w:cstheme="minorHAnsi"/>
        </w:rPr>
        <w:t xml:space="preserve">data and metadata </w:t>
      </w:r>
      <w:r w:rsidR="00C255D9" w:rsidRPr="00C255D9">
        <w:rPr>
          <w:rFonts w:asciiTheme="minorHAnsi" w:hAnsiTheme="minorHAnsi" w:cstheme="minorHAnsi"/>
        </w:rPr>
        <w:t>and th</w:t>
      </w:r>
      <w:r w:rsidR="00C255D9">
        <w:rPr>
          <w:rFonts w:asciiTheme="minorHAnsi" w:hAnsiTheme="minorHAnsi" w:cstheme="minorHAnsi"/>
        </w:rPr>
        <w:t xml:space="preserve">e possibilities of human error </w:t>
      </w:r>
      <w:r w:rsidR="00DA0E67" w:rsidRPr="00426B61">
        <w:rPr>
          <w:rFonts w:asciiTheme="minorHAnsi" w:hAnsiTheme="minorHAnsi" w:cstheme="minorHAnsi"/>
        </w:rPr>
        <w:t>with controlled flows and error checks</w:t>
      </w:r>
      <w:r w:rsidR="00921A67" w:rsidRPr="00426B61">
        <w:rPr>
          <w:rFonts w:asciiTheme="minorHAnsi" w:hAnsiTheme="minorHAnsi" w:cstheme="minorHAnsi"/>
        </w:rPr>
        <w:t>.</w:t>
      </w:r>
    </w:p>
    <w:p w14:paraId="596A87FA" w14:textId="77777777" w:rsidR="00783722" w:rsidRDefault="0020340A" w:rsidP="00783722">
      <w:pPr>
        <w:spacing w:before="120" w:after="100" w:afterAutospacing="1"/>
        <w:contextualSpacing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It</w:t>
      </w:r>
      <w:r w:rsidR="00C255D9" w:rsidRPr="00C255D9">
        <w:rPr>
          <w:rFonts w:asciiTheme="minorHAnsi" w:hAnsiTheme="minorHAnsi" w:cstheme="minorHAnsi"/>
        </w:rPr>
        <w:t xml:space="preserve"> enables </w:t>
      </w:r>
      <w:r w:rsidR="00C255D9">
        <w:rPr>
          <w:rFonts w:asciiTheme="minorHAnsi" w:hAnsiTheme="minorHAnsi" w:cstheme="minorHAnsi"/>
        </w:rPr>
        <w:t>PCBS statisticians</w:t>
      </w:r>
      <w:r w:rsidR="00C255D9" w:rsidRPr="00C255D9">
        <w:rPr>
          <w:rFonts w:asciiTheme="minorHAnsi" w:hAnsiTheme="minorHAnsi" w:cstheme="minorHAnsi"/>
        </w:rPr>
        <w:t xml:space="preserve"> to focus only on data and metadata of a sin</w:t>
      </w:r>
      <w:r w:rsidR="00C255D9">
        <w:rPr>
          <w:rFonts w:asciiTheme="minorHAnsi" w:hAnsiTheme="minorHAnsi" w:cstheme="minorHAnsi"/>
        </w:rPr>
        <w:t>gle goal/indicator/sub-indicator</w:t>
      </w:r>
      <w:r w:rsidR="00C255D9" w:rsidRPr="00C255D9">
        <w:rPr>
          <w:rFonts w:asciiTheme="minorHAnsi" w:hAnsiTheme="minorHAnsi" w:cstheme="minorHAnsi"/>
        </w:rPr>
        <w:t xml:space="preserve"> and to work in cooperative way.</w:t>
      </w:r>
    </w:p>
    <w:p w14:paraId="0AF4CD88" w14:textId="77777777" w:rsidR="00783722" w:rsidRDefault="00783722" w:rsidP="00783722">
      <w:pPr>
        <w:spacing w:before="100" w:beforeAutospacing="1" w:after="100" w:afterAutospacing="1"/>
        <w:contextualSpacing/>
        <w:jc w:val="both"/>
        <w:rPr>
          <w:rFonts w:asciiTheme="minorHAnsi" w:hAnsiTheme="minorHAnsi" w:cstheme="minorHAnsi"/>
        </w:rPr>
      </w:pPr>
    </w:p>
    <w:p w14:paraId="163D7034" w14:textId="66EF71FC" w:rsidR="00921A67" w:rsidRPr="00783722" w:rsidRDefault="00C255D9" w:rsidP="00783722">
      <w:pPr>
        <w:spacing w:before="120"/>
        <w:contextualSpacing/>
        <w:jc w:val="both"/>
        <w:rPr>
          <w:rFonts w:asciiTheme="minorHAnsi" w:hAnsiTheme="minorHAnsi" w:cstheme="minorHAnsi"/>
        </w:rPr>
      </w:pPr>
      <w:r w:rsidRPr="00783722">
        <w:rPr>
          <w:rFonts w:asciiTheme="minorHAnsi" w:hAnsiTheme="minorHAnsi" w:cstheme="minorHAnsi"/>
        </w:rPr>
        <w:t>The WA</w:t>
      </w:r>
      <w:r w:rsidR="00921A67" w:rsidRPr="00783722">
        <w:rPr>
          <w:rFonts w:asciiTheme="minorHAnsi" w:hAnsiTheme="minorHAnsi" w:cstheme="minorHAnsi"/>
        </w:rPr>
        <w:t xml:space="preserve"> allows to:</w:t>
      </w:r>
    </w:p>
    <w:p w14:paraId="4E0639FB" w14:textId="27966A54" w:rsidR="00921A67" w:rsidRPr="00783722" w:rsidRDefault="00921A67" w:rsidP="00783722">
      <w:pPr>
        <w:pStyle w:val="Paragrafoelenco"/>
        <w:numPr>
          <w:ilvl w:val="0"/>
          <w:numId w:val="20"/>
        </w:numPr>
        <w:ind w:left="714" w:hanging="357"/>
        <w:contextualSpacing/>
        <w:jc w:val="both"/>
        <w:rPr>
          <w:rFonts w:asciiTheme="minorHAnsi" w:hAnsiTheme="minorHAnsi" w:cstheme="minorHAnsi"/>
        </w:rPr>
      </w:pPr>
      <w:r w:rsidRPr="00783722">
        <w:rPr>
          <w:rFonts w:asciiTheme="minorHAnsi" w:hAnsiTheme="minorHAnsi" w:cstheme="minorHAnsi" w:hint="eastAsia"/>
        </w:rPr>
        <w:t>create new SDGs sub</w:t>
      </w:r>
      <w:r w:rsidR="00C255D9" w:rsidRPr="00783722">
        <w:rPr>
          <w:rFonts w:asciiTheme="minorHAnsi" w:hAnsiTheme="minorHAnsi" w:cstheme="minorHAnsi"/>
        </w:rPr>
        <w:t>-</w:t>
      </w:r>
      <w:r w:rsidRPr="00783722">
        <w:rPr>
          <w:rFonts w:asciiTheme="minorHAnsi" w:hAnsiTheme="minorHAnsi" w:cstheme="minorHAnsi" w:hint="eastAsia"/>
        </w:rPr>
        <w:t>indicators selecting theirs dimensions</w:t>
      </w:r>
    </w:p>
    <w:p w14:paraId="5FEB29C6" w14:textId="6D318E52" w:rsidR="00921A67" w:rsidRPr="00783722" w:rsidRDefault="00921A67" w:rsidP="00783722">
      <w:pPr>
        <w:pStyle w:val="Paragrafoelenco"/>
        <w:numPr>
          <w:ilvl w:val="0"/>
          <w:numId w:val="20"/>
        </w:numPr>
        <w:contextualSpacing/>
        <w:jc w:val="both"/>
        <w:rPr>
          <w:rFonts w:asciiTheme="minorHAnsi" w:hAnsiTheme="minorHAnsi" w:cstheme="minorHAnsi"/>
        </w:rPr>
      </w:pPr>
      <w:r w:rsidRPr="00783722">
        <w:rPr>
          <w:rFonts w:asciiTheme="minorHAnsi" w:hAnsiTheme="minorHAnsi" w:cstheme="minorHAnsi" w:hint="eastAsia"/>
        </w:rPr>
        <w:t>update SDGs sub</w:t>
      </w:r>
      <w:r w:rsidR="00C255D9" w:rsidRPr="00783722">
        <w:rPr>
          <w:rFonts w:asciiTheme="minorHAnsi" w:hAnsiTheme="minorHAnsi" w:cstheme="minorHAnsi"/>
        </w:rPr>
        <w:t>-</w:t>
      </w:r>
      <w:r w:rsidRPr="00783722">
        <w:rPr>
          <w:rFonts w:asciiTheme="minorHAnsi" w:hAnsiTheme="minorHAnsi" w:cstheme="minorHAnsi" w:hint="eastAsia"/>
        </w:rPr>
        <w:t>indicators metadata</w:t>
      </w:r>
    </w:p>
    <w:p w14:paraId="5BAE77BB" w14:textId="7533C4D5" w:rsidR="00921A67" w:rsidRPr="00783722" w:rsidRDefault="00921A67" w:rsidP="00783722">
      <w:pPr>
        <w:pStyle w:val="Paragrafoelenco"/>
        <w:numPr>
          <w:ilvl w:val="0"/>
          <w:numId w:val="20"/>
        </w:numPr>
        <w:contextualSpacing/>
        <w:jc w:val="both"/>
        <w:rPr>
          <w:rFonts w:asciiTheme="minorHAnsi" w:hAnsiTheme="minorHAnsi" w:cstheme="minorHAnsi"/>
        </w:rPr>
      </w:pPr>
      <w:r w:rsidRPr="00783722">
        <w:rPr>
          <w:rFonts w:asciiTheme="minorHAnsi" w:hAnsiTheme="minorHAnsi" w:cstheme="minorHAnsi" w:hint="eastAsia"/>
        </w:rPr>
        <w:t>download an SDGs sub</w:t>
      </w:r>
      <w:r w:rsidR="00C255D9" w:rsidRPr="00783722">
        <w:rPr>
          <w:rFonts w:asciiTheme="minorHAnsi" w:hAnsiTheme="minorHAnsi" w:cstheme="minorHAnsi"/>
        </w:rPr>
        <w:t>-</w:t>
      </w:r>
      <w:r w:rsidRPr="00783722">
        <w:rPr>
          <w:rFonts w:asciiTheme="minorHAnsi" w:hAnsiTheme="minorHAnsi" w:cstheme="minorHAnsi" w:hint="eastAsia"/>
        </w:rPr>
        <w:t>indicators data Excel template</w:t>
      </w:r>
    </w:p>
    <w:p w14:paraId="4F3422DD" w14:textId="1C5C6393" w:rsidR="00921A67" w:rsidRPr="00783722" w:rsidRDefault="00921A67" w:rsidP="00783722">
      <w:pPr>
        <w:pStyle w:val="Paragrafoelenco"/>
        <w:numPr>
          <w:ilvl w:val="0"/>
          <w:numId w:val="20"/>
        </w:numPr>
        <w:contextualSpacing/>
        <w:jc w:val="both"/>
        <w:rPr>
          <w:rFonts w:asciiTheme="minorHAnsi" w:hAnsiTheme="minorHAnsi" w:cstheme="minorHAnsi"/>
        </w:rPr>
      </w:pPr>
      <w:r w:rsidRPr="00783722">
        <w:rPr>
          <w:rFonts w:asciiTheme="minorHAnsi" w:hAnsiTheme="minorHAnsi" w:cstheme="minorHAnsi" w:hint="eastAsia"/>
        </w:rPr>
        <w:t>upload SDGs sub</w:t>
      </w:r>
      <w:r w:rsidR="00C255D9" w:rsidRPr="00783722">
        <w:rPr>
          <w:rFonts w:asciiTheme="minorHAnsi" w:hAnsiTheme="minorHAnsi" w:cstheme="minorHAnsi"/>
        </w:rPr>
        <w:t>-</w:t>
      </w:r>
      <w:r w:rsidRPr="00783722">
        <w:rPr>
          <w:rFonts w:asciiTheme="minorHAnsi" w:hAnsiTheme="minorHAnsi" w:cstheme="minorHAnsi" w:hint="eastAsia"/>
        </w:rPr>
        <w:t>indicators</w:t>
      </w:r>
      <w:r w:rsidRPr="00783722">
        <w:rPr>
          <w:rFonts w:asciiTheme="minorHAnsi" w:hAnsiTheme="minorHAnsi" w:cstheme="minorHAnsi" w:hint="eastAsia"/>
        </w:rPr>
        <w:t>’</w:t>
      </w:r>
      <w:r w:rsidRPr="00783722">
        <w:rPr>
          <w:rFonts w:asciiTheme="minorHAnsi" w:hAnsiTheme="minorHAnsi" w:cstheme="minorHAnsi" w:hint="eastAsia"/>
        </w:rPr>
        <w:t xml:space="preserve"> data to the MDT database through the Excel files or the WA interface</w:t>
      </w:r>
    </w:p>
    <w:p w14:paraId="1E2A61A3" w14:textId="76536789" w:rsidR="00921A67" w:rsidRDefault="00921A67" w:rsidP="00783722">
      <w:pPr>
        <w:pStyle w:val="Paragrafoelenco"/>
        <w:numPr>
          <w:ilvl w:val="0"/>
          <w:numId w:val="20"/>
        </w:numPr>
        <w:contextualSpacing/>
        <w:jc w:val="both"/>
        <w:rPr>
          <w:rFonts w:asciiTheme="minorHAnsi" w:hAnsiTheme="minorHAnsi" w:cstheme="minorHAnsi"/>
        </w:rPr>
      </w:pPr>
      <w:r w:rsidRPr="00783722">
        <w:rPr>
          <w:rFonts w:asciiTheme="minorHAnsi" w:hAnsiTheme="minorHAnsi" w:cstheme="minorHAnsi" w:hint="eastAsia"/>
        </w:rPr>
        <w:t>monitor the data upload status of a sub</w:t>
      </w:r>
      <w:r w:rsidR="0020340A" w:rsidRPr="00783722">
        <w:rPr>
          <w:rFonts w:asciiTheme="minorHAnsi" w:hAnsiTheme="minorHAnsi" w:cstheme="minorHAnsi"/>
        </w:rPr>
        <w:t>-</w:t>
      </w:r>
      <w:r w:rsidRPr="00783722">
        <w:rPr>
          <w:rFonts w:asciiTheme="minorHAnsi" w:hAnsiTheme="minorHAnsi" w:cstheme="minorHAnsi" w:hint="eastAsia"/>
        </w:rPr>
        <w:t>indicator</w:t>
      </w:r>
    </w:p>
    <w:p w14:paraId="7CB147E6" w14:textId="7F2166CC" w:rsidR="00E05404" w:rsidRDefault="002810B5" w:rsidP="00783722">
      <w:pPr>
        <w:pStyle w:val="Paragrafoelenco"/>
        <w:numPr>
          <w:ilvl w:val="0"/>
          <w:numId w:val="20"/>
        </w:numPr>
        <w:contextualSpacing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improve secur</w:t>
      </w:r>
      <w:r w:rsidR="00E05404">
        <w:rPr>
          <w:rFonts w:asciiTheme="minorHAnsi" w:hAnsiTheme="minorHAnsi" w:cstheme="minorHAnsi"/>
        </w:rPr>
        <w:t>i</w:t>
      </w:r>
      <w:r>
        <w:rPr>
          <w:rFonts w:asciiTheme="minorHAnsi" w:hAnsiTheme="minorHAnsi" w:cstheme="minorHAnsi"/>
        </w:rPr>
        <w:t>t</w:t>
      </w:r>
      <w:r w:rsidR="00E05404">
        <w:rPr>
          <w:rFonts w:asciiTheme="minorHAnsi" w:hAnsiTheme="minorHAnsi" w:cstheme="minorHAnsi"/>
        </w:rPr>
        <w:t>y</w:t>
      </w:r>
    </w:p>
    <w:p w14:paraId="474EB18F" w14:textId="79ABE276" w:rsidR="00E36E43" w:rsidRDefault="00E36E43" w:rsidP="00E36E43">
      <w:pPr>
        <w:pStyle w:val="Paragrafoelenco"/>
        <w:numPr>
          <w:ilvl w:val="0"/>
          <w:numId w:val="20"/>
        </w:numPr>
        <w:contextualSpacing/>
        <w:jc w:val="both"/>
        <w:rPr>
          <w:rFonts w:asciiTheme="minorHAnsi" w:hAnsiTheme="minorHAnsi" w:cstheme="minorHAnsi"/>
        </w:rPr>
      </w:pPr>
      <w:r w:rsidRPr="00E36E43">
        <w:rPr>
          <w:rFonts w:asciiTheme="minorHAnsi" w:hAnsiTheme="minorHAnsi" w:cstheme="minorHAnsi"/>
        </w:rPr>
        <w:t>restrict access</w:t>
      </w:r>
      <w:r>
        <w:rPr>
          <w:rFonts w:asciiTheme="minorHAnsi" w:hAnsiTheme="minorHAnsi" w:cstheme="minorHAnsi"/>
        </w:rPr>
        <w:t xml:space="preserve"> to the data </w:t>
      </w:r>
      <w:r w:rsidRPr="00E36E43">
        <w:rPr>
          <w:rFonts w:asciiTheme="minorHAnsi" w:hAnsiTheme="minorHAnsi" w:cstheme="minorHAnsi"/>
        </w:rPr>
        <w:t>based on</w:t>
      </w:r>
      <w:r>
        <w:rPr>
          <w:rFonts w:asciiTheme="minorHAnsi" w:hAnsiTheme="minorHAnsi" w:cstheme="minorHAnsi"/>
        </w:rPr>
        <w:t xml:space="preserve"> PCBS department groups</w:t>
      </w:r>
    </w:p>
    <w:p w14:paraId="5A161EAF" w14:textId="05B14503" w:rsidR="00E05404" w:rsidRPr="00E05404" w:rsidRDefault="00E36E43" w:rsidP="00E05404">
      <w:pPr>
        <w:pStyle w:val="Paragrafoelenco"/>
        <w:numPr>
          <w:ilvl w:val="0"/>
          <w:numId w:val="20"/>
        </w:numPr>
        <w:contextualSpacing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monitor data </w:t>
      </w:r>
      <w:r w:rsidRPr="00E36E43">
        <w:rPr>
          <w:rFonts w:asciiTheme="minorHAnsi" w:hAnsiTheme="minorHAnsi" w:cstheme="minorHAnsi"/>
        </w:rPr>
        <w:t>managers</w:t>
      </w:r>
    </w:p>
    <w:p w14:paraId="6850CE92" w14:textId="77777777" w:rsidR="00DA0CF6" w:rsidRDefault="00DA0CF6" w:rsidP="00DA0CF6">
      <w:pPr>
        <w:spacing w:before="120" w:after="100" w:afterAutospacing="1"/>
        <w:contextualSpacing/>
        <w:jc w:val="both"/>
        <w:rPr>
          <w:rFonts w:asciiTheme="minorHAnsi" w:hAnsiTheme="minorHAnsi" w:cstheme="minorHAnsi"/>
        </w:rPr>
      </w:pPr>
    </w:p>
    <w:p w14:paraId="124ABBE7" w14:textId="6BDF3E0B" w:rsidR="00562248" w:rsidRDefault="00921A67" w:rsidP="00DA0CF6">
      <w:pPr>
        <w:spacing w:before="120" w:after="100" w:afterAutospacing="1"/>
        <w:contextualSpacing/>
        <w:jc w:val="both"/>
        <w:rPr>
          <w:ins w:id="125" w:author="Francesco Amato" w:date="2021-04-22T11:36:00Z"/>
          <w:rFonts w:asciiTheme="minorHAnsi" w:hAnsiTheme="minorHAnsi" w:cstheme="minorHAnsi"/>
        </w:rPr>
      </w:pPr>
      <w:r w:rsidRPr="00426B61">
        <w:rPr>
          <w:rFonts w:asciiTheme="minorHAnsi" w:hAnsiTheme="minorHAnsi" w:cstheme="minorHAnsi"/>
        </w:rPr>
        <w:t xml:space="preserve">The </w:t>
      </w:r>
      <w:r w:rsidR="00AA1EFA">
        <w:rPr>
          <w:rFonts w:asciiTheme="minorHAnsi" w:hAnsiTheme="minorHAnsi" w:cstheme="minorHAnsi"/>
        </w:rPr>
        <w:t>application</w:t>
      </w:r>
      <w:r w:rsidRPr="00426B61">
        <w:rPr>
          <w:rFonts w:asciiTheme="minorHAnsi" w:hAnsiTheme="minorHAnsi" w:cstheme="minorHAnsi"/>
        </w:rPr>
        <w:t xml:space="preserve"> software has been installed in the </w:t>
      </w:r>
      <w:r w:rsidR="00AA1EFA">
        <w:rPr>
          <w:rFonts w:asciiTheme="minorHAnsi" w:hAnsiTheme="minorHAnsi" w:cstheme="minorHAnsi"/>
        </w:rPr>
        <w:t xml:space="preserve">PCBS </w:t>
      </w:r>
      <w:r w:rsidRPr="00426B61">
        <w:rPr>
          <w:rFonts w:asciiTheme="minorHAnsi" w:hAnsiTheme="minorHAnsi" w:cstheme="minorHAnsi"/>
        </w:rPr>
        <w:t>production infrastructure</w:t>
      </w:r>
      <w:r w:rsidR="00AA1EFA">
        <w:rPr>
          <w:rFonts w:asciiTheme="minorHAnsi" w:hAnsiTheme="minorHAnsi" w:cstheme="minorHAnsi"/>
        </w:rPr>
        <w:t>.</w:t>
      </w:r>
    </w:p>
    <w:p w14:paraId="6E5C1438" w14:textId="77777777" w:rsidR="008A1A1D" w:rsidRDefault="008A1A1D" w:rsidP="00DA0CF6">
      <w:pPr>
        <w:spacing w:before="120" w:after="100" w:afterAutospacing="1"/>
        <w:contextualSpacing/>
        <w:jc w:val="both"/>
        <w:rPr>
          <w:rFonts w:asciiTheme="minorHAnsi" w:hAnsiTheme="minorHAnsi" w:cstheme="minorHAnsi"/>
        </w:rPr>
      </w:pPr>
    </w:p>
    <w:p w14:paraId="7496060D" w14:textId="77777777" w:rsidR="004225C0" w:rsidRDefault="00562248" w:rsidP="0020340A">
      <w:pPr>
        <w:pStyle w:val="Titolo1"/>
        <w:rPr>
          <w:rFonts w:asciiTheme="minorHAnsi" w:hAnsiTheme="minorHAnsi" w:cstheme="minorHAnsi"/>
          <w:sz w:val="24"/>
          <w:szCs w:val="24"/>
          <w:lang w:val="en-GB"/>
        </w:rPr>
      </w:pPr>
      <w:bookmarkStart w:id="126" w:name="_Toc525552959"/>
      <w:bookmarkStart w:id="127" w:name="_Toc4727229"/>
      <w:r>
        <w:rPr>
          <w:rFonts w:asciiTheme="minorHAnsi" w:hAnsiTheme="minorHAnsi" w:cstheme="minorHAnsi"/>
          <w:sz w:val="24"/>
          <w:szCs w:val="24"/>
          <w:lang w:val="en-GB"/>
        </w:rPr>
        <w:lastRenderedPageBreak/>
        <w:t>3</w:t>
      </w:r>
      <w:r w:rsidR="00AA1EFA">
        <w:rPr>
          <w:rFonts w:asciiTheme="minorHAnsi" w:hAnsiTheme="minorHAnsi" w:cstheme="minorHAnsi"/>
          <w:sz w:val="24"/>
          <w:szCs w:val="24"/>
          <w:lang w:val="en-GB"/>
        </w:rPr>
        <w:t xml:space="preserve">. </w:t>
      </w:r>
      <w:r w:rsidRPr="00CE6576">
        <w:rPr>
          <w:rFonts w:asciiTheme="minorHAnsi" w:hAnsiTheme="minorHAnsi" w:cstheme="minorHAnsi"/>
          <w:sz w:val="24"/>
          <w:szCs w:val="24"/>
          <w:lang w:val="en-GB"/>
        </w:rPr>
        <w:t xml:space="preserve">USING THE </w:t>
      </w:r>
      <w:bookmarkEnd w:id="126"/>
      <w:r w:rsidR="004225C0">
        <w:rPr>
          <w:rFonts w:asciiTheme="minorHAnsi" w:hAnsiTheme="minorHAnsi" w:cstheme="minorHAnsi"/>
          <w:sz w:val="24"/>
          <w:szCs w:val="24"/>
          <w:lang w:val="en-GB"/>
        </w:rPr>
        <w:t>WEB APPLICATION</w:t>
      </w:r>
      <w:bookmarkEnd w:id="127"/>
    </w:p>
    <w:p w14:paraId="13D16E86" w14:textId="3A7305E0" w:rsidR="0020340A" w:rsidRPr="00DA0CF6" w:rsidRDefault="00AA1EFA" w:rsidP="004225C0">
      <w:pPr>
        <w:rPr>
          <w:rFonts w:asciiTheme="minorHAnsi" w:hAnsiTheme="minorHAnsi" w:cstheme="minorHAnsi"/>
          <w:b/>
          <w:sz w:val="22"/>
          <w:szCs w:val="22"/>
          <w:lang w:val="en-GB"/>
        </w:rPr>
      </w:pPr>
      <w:r w:rsidRPr="00DA0CF6">
        <w:rPr>
          <w:rFonts w:asciiTheme="minorHAnsi" w:hAnsiTheme="minorHAnsi" w:cstheme="minorHAnsi"/>
          <w:b/>
          <w:bCs/>
          <w:sz w:val="22"/>
          <w:szCs w:val="22"/>
          <w:lang w:val="en-GB"/>
        </w:rPr>
        <w:t xml:space="preserve">Instructions for </w:t>
      </w:r>
      <w:r w:rsidR="0020340A" w:rsidRPr="00DA0CF6">
        <w:rPr>
          <w:rFonts w:asciiTheme="minorHAnsi" w:hAnsiTheme="minorHAnsi" w:cstheme="minorHAnsi"/>
          <w:b/>
          <w:sz w:val="22"/>
          <w:szCs w:val="22"/>
          <w:lang w:val="en-GB"/>
        </w:rPr>
        <w:t xml:space="preserve">managing </w:t>
      </w:r>
      <w:r w:rsidR="00CB3570" w:rsidRPr="00DA0CF6">
        <w:rPr>
          <w:rFonts w:asciiTheme="minorHAnsi" w:hAnsiTheme="minorHAnsi" w:cstheme="minorHAnsi"/>
          <w:b/>
          <w:sz w:val="22"/>
          <w:szCs w:val="22"/>
          <w:lang w:val="en-GB"/>
        </w:rPr>
        <w:t>metadata and data</w:t>
      </w:r>
    </w:p>
    <w:p w14:paraId="3AF004BA" w14:textId="28896FD8" w:rsidR="002810B5" w:rsidRDefault="002810B5" w:rsidP="0020340A">
      <w:pPr>
        <w:spacing w:before="120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 access the main page a user must login with his own credentials:</w:t>
      </w:r>
    </w:p>
    <w:p w14:paraId="24F229AA" w14:textId="1E3F6656" w:rsidR="002810B5" w:rsidRDefault="002810B5" w:rsidP="0020340A">
      <w:pPr>
        <w:spacing w:before="120" w:after="100" w:afterAutospacing="1"/>
        <w:rPr>
          <w:rFonts w:asciiTheme="minorHAnsi" w:hAnsiTheme="minorHAnsi" w:cstheme="minorHAnsi"/>
        </w:rPr>
      </w:pPr>
      <w:r w:rsidRPr="002810B5"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0145A2EC" wp14:editId="6787FB9E">
            <wp:extent cx="6172200" cy="2779321"/>
            <wp:effectExtent l="0" t="0" r="0" b="2540"/>
            <wp:docPr id="16" name="Segnaposto contenuto 1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gnaposto contenuto 15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7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C374" w14:textId="77777777" w:rsidR="00152C28" w:rsidRDefault="00152C28" w:rsidP="0020340A">
      <w:pPr>
        <w:spacing w:before="120" w:after="100" w:afterAutospacing="1"/>
        <w:rPr>
          <w:rFonts w:asciiTheme="minorHAnsi" w:hAnsiTheme="minorHAnsi" w:cstheme="minorHAnsi"/>
        </w:rPr>
      </w:pPr>
    </w:p>
    <w:p w14:paraId="3323F9F4" w14:textId="72D7BC81" w:rsidR="002810B5" w:rsidRDefault="006F4D98" w:rsidP="0020340A">
      <w:pPr>
        <w:spacing w:before="120" w:after="100" w:afterAutospacing="1"/>
        <w:rPr>
          <w:rFonts w:asciiTheme="minorHAnsi" w:hAnsiTheme="minorHAnsi" w:cstheme="minorHAnsi"/>
        </w:rPr>
      </w:pPr>
      <w:r w:rsidRPr="0020340A">
        <w:rPr>
          <w:rFonts w:asciiTheme="minorHAnsi" w:hAnsiTheme="minorHAnsi" w:cstheme="minorHAnsi"/>
        </w:rPr>
        <w:t xml:space="preserve">From the </w:t>
      </w:r>
      <w:del w:id="128" w:author="Francesco Amato" w:date="2021-04-21T18:35:00Z">
        <w:r w:rsidRPr="0020340A" w:rsidDel="000D77D2">
          <w:rPr>
            <w:rFonts w:asciiTheme="minorHAnsi" w:hAnsiTheme="minorHAnsi" w:cstheme="minorHAnsi"/>
          </w:rPr>
          <w:delText xml:space="preserve">main </w:delText>
        </w:r>
      </w:del>
      <w:ins w:id="129" w:author="Francesco Amato" w:date="2021-04-21T18:35:00Z">
        <w:r w:rsidR="000D77D2">
          <w:rPr>
            <w:rFonts w:asciiTheme="minorHAnsi" w:hAnsiTheme="minorHAnsi" w:cstheme="minorHAnsi"/>
          </w:rPr>
          <w:t>home</w:t>
        </w:r>
        <w:r w:rsidR="000D77D2" w:rsidRPr="0020340A">
          <w:rPr>
            <w:rFonts w:asciiTheme="minorHAnsi" w:hAnsiTheme="minorHAnsi" w:cstheme="minorHAnsi"/>
          </w:rPr>
          <w:t xml:space="preserve"> </w:t>
        </w:r>
      </w:ins>
      <w:r w:rsidRPr="0020340A">
        <w:rPr>
          <w:rFonts w:asciiTheme="minorHAnsi" w:hAnsiTheme="minorHAnsi" w:cstheme="minorHAnsi"/>
        </w:rPr>
        <w:t>page</w:t>
      </w:r>
      <w:r w:rsidR="002810B5">
        <w:rPr>
          <w:rFonts w:asciiTheme="minorHAnsi" w:hAnsiTheme="minorHAnsi" w:cstheme="minorHAnsi"/>
        </w:rPr>
        <w:t xml:space="preserve"> the user will see only the goals allowed, based on his role and membership in departments:</w:t>
      </w:r>
    </w:p>
    <w:p w14:paraId="28A74664" w14:textId="7E527473" w:rsidR="002810B5" w:rsidRDefault="00152C28" w:rsidP="0020340A">
      <w:pPr>
        <w:spacing w:before="120" w:after="100" w:afterAutospacing="1"/>
        <w:rPr>
          <w:ins w:id="130" w:author="Francesco Amato" w:date="2021-04-21T18:34:00Z"/>
        </w:rPr>
      </w:pPr>
      <w:del w:id="131" w:author="Francesco Amato" w:date="2021-04-21T18:33:00Z">
        <w:r w:rsidRPr="00152C28" w:rsidDel="000D77D2">
          <w:rPr>
            <w:rFonts w:asciiTheme="minorHAnsi" w:hAnsiTheme="minorHAnsi" w:cstheme="minorHAnsi"/>
            <w:noProof/>
            <w:lang w:val="it-IT" w:eastAsia="it-IT"/>
          </w:rPr>
          <w:drawing>
            <wp:inline distT="0" distB="0" distL="0" distR="0" wp14:anchorId="1710ABE8" wp14:editId="2094594C">
              <wp:extent cx="6254750" cy="2406650"/>
              <wp:effectExtent l="0" t="0" r="0" b="0"/>
              <wp:docPr id="15" name="Immagine 15" descr="G:\Documenti Utente\scialanca\Palestina - SDG\wa_goals_by_user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G:\Documenti Utente\scialanca\Palestina - SDG\wa_goals_by_user.png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54750" cy="240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132" w:author="Francesco Amato" w:date="2021-04-21T18:33:00Z">
        <w:r w:rsidR="000D77D2" w:rsidRPr="000D77D2">
          <w:t xml:space="preserve"> </w:t>
        </w:r>
      </w:ins>
      <w:ins w:id="133" w:author="Francesco Amato" w:date="2021-04-21T18:34:00Z">
        <w:r w:rsidR="000D77D2">
          <w:rPr>
            <w:rFonts w:asciiTheme="minorHAnsi" w:hAnsiTheme="minorHAnsi" w:cstheme="minorHAnsi"/>
          </w:rPr>
          <w:t xml:space="preserve"> </w:t>
        </w:r>
        <w:r w:rsidR="000D77D2" w:rsidRPr="000D77D2">
          <w:t xml:space="preserve"> </w:t>
        </w:r>
        <w:r w:rsidR="000D77D2">
          <w:rPr>
            <w:noProof/>
          </w:rPr>
          <w:drawing>
            <wp:inline distT="0" distB="0" distL="0" distR="0" wp14:anchorId="7DC22111" wp14:editId="072D6E41">
              <wp:extent cx="6210300" cy="3030855"/>
              <wp:effectExtent l="0" t="0" r="0" b="0"/>
              <wp:docPr id="19" name="Immagin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10300" cy="3030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C4A61B4" w14:textId="59678EB5" w:rsidR="000D77D2" w:rsidRDefault="000D77D2" w:rsidP="0020340A">
      <w:pPr>
        <w:spacing w:before="120" w:after="100" w:afterAutospacing="1"/>
        <w:rPr>
          <w:ins w:id="134" w:author="Francesco Amato" w:date="2021-04-21T18:35:00Z"/>
        </w:rPr>
      </w:pPr>
    </w:p>
    <w:p w14:paraId="6383346D" w14:textId="6998C897" w:rsidR="000D77D2" w:rsidRPr="000D77D2" w:rsidRDefault="000D77D2" w:rsidP="000D77D2">
      <w:pPr>
        <w:spacing w:before="120" w:after="100" w:afterAutospacing="1"/>
        <w:rPr>
          <w:ins w:id="135" w:author="Francesco Amato" w:date="2021-04-21T18:37:00Z"/>
          <w:rPrChange w:id="136" w:author="Francesco Amato" w:date="2021-04-21T18:37:00Z">
            <w:rPr>
              <w:ins w:id="137" w:author="Francesco Amato" w:date="2021-04-21T18:37:00Z"/>
              <w:lang w:val="it-IT"/>
            </w:rPr>
          </w:rPrChange>
        </w:rPr>
      </w:pPr>
      <w:ins w:id="138" w:author="Francesco Amato" w:date="2021-04-21T18:35:00Z">
        <w:r>
          <w:lastRenderedPageBreak/>
          <w:t xml:space="preserve">In this page, the user </w:t>
        </w:r>
      </w:ins>
      <w:ins w:id="139" w:author="Francesco Amato" w:date="2021-04-21T18:37:00Z">
        <w:r w:rsidRPr="000D77D2">
          <w:rPr>
            <w:lang w:val="en"/>
          </w:rPr>
          <w:t>can</w:t>
        </w:r>
      </w:ins>
      <w:ins w:id="140" w:author="Francesco Amato" w:date="2021-04-22T10:57:00Z">
        <w:r w:rsidR="00C9562D">
          <w:rPr>
            <w:lang w:val="en"/>
          </w:rPr>
          <w:t>, also,</w:t>
        </w:r>
      </w:ins>
      <w:ins w:id="141" w:author="Francesco Amato" w:date="2021-04-21T18:37:00Z">
        <w:r w:rsidRPr="000D77D2">
          <w:rPr>
            <w:lang w:val="en"/>
          </w:rPr>
          <w:t xml:space="preserve"> choose the type of indicators</w:t>
        </w:r>
        <w:r>
          <w:rPr>
            <w:lang w:val="en"/>
          </w:rPr>
          <w:t>.</w:t>
        </w:r>
      </w:ins>
    </w:p>
    <w:p w14:paraId="74DA9AAE" w14:textId="3B7F1742" w:rsidR="000D77D2" w:rsidRDefault="000D77D2" w:rsidP="0020340A">
      <w:pPr>
        <w:spacing w:before="120" w:after="100" w:afterAutospacing="1"/>
        <w:rPr>
          <w:ins w:id="142" w:author="Francesco Amato" w:date="2021-04-21T18:34:00Z"/>
        </w:rPr>
      </w:pPr>
    </w:p>
    <w:p w14:paraId="00B47B2E" w14:textId="5205E5AC" w:rsidR="000D77D2" w:rsidRDefault="000D77D2" w:rsidP="0020340A">
      <w:pPr>
        <w:spacing w:before="120" w:after="100" w:afterAutospacing="1"/>
        <w:rPr>
          <w:rFonts w:asciiTheme="minorHAnsi" w:hAnsiTheme="minorHAnsi" w:cstheme="minorHAnsi"/>
        </w:rPr>
      </w:pPr>
      <w:ins w:id="143" w:author="Francesco Amato" w:date="2021-04-21T18:34:00Z">
        <w:r>
          <w:rPr>
            <w:noProof/>
          </w:rPr>
          <w:drawing>
            <wp:inline distT="0" distB="0" distL="0" distR="0" wp14:anchorId="7FDC5D4E" wp14:editId="15D00FD2">
              <wp:extent cx="6210300" cy="3626485"/>
              <wp:effectExtent l="0" t="0" r="0" b="0"/>
              <wp:docPr id="20" name="Immagin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10300" cy="3626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3EB9DFD" w14:textId="40B02097" w:rsidR="007519B6" w:rsidDel="008A1A1D" w:rsidRDefault="007519B6" w:rsidP="0020340A">
      <w:pPr>
        <w:spacing w:before="120" w:after="100" w:afterAutospacing="1"/>
        <w:rPr>
          <w:del w:id="144" w:author="Francesco Amato" w:date="2021-04-22T11:35:00Z"/>
          <w:rFonts w:asciiTheme="minorHAnsi" w:hAnsiTheme="minorHAnsi" w:cstheme="minorHAnsi"/>
        </w:rPr>
      </w:pPr>
    </w:p>
    <w:p w14:paraId="0118AB56" w14:textId="3FDF12C1" w:rsidR="007519B6" w:rsidDel="008A1A1D" w:rsidRDefault="007519B6" w:rsidP="0020340A">
      <w:pPr>
        <w:spacing w:before="120" w:after="100" w:afterAutospacing="1"/>
        <w:rPr>
          <w:del w:id="145" w:author="Francesco Amato" w:date="2021-04-22T11:35:00Z"/>
          <w:rFonts w:asciiTheme="minorHAnsi" w:hAnsiTheme="minorHAnsi" w:cstheme="minorHAnsi"/>
        </w:rPr>
      </w:pPr>
    </w:p>
    <w:p w14:paraId="2A71AD1A" w14:textId="5A999920" w:rsidR="007519B6" w:rsidDel="008A1A1D" w:rsidRDefault="007519B6" w:rsidP="0020340A">
      <w:pPr>
        <w:spacing w:before="120" w:after="100" w:afterAutospacing="1"/>
        <w:rPr>
          <w:del w:id="146" w:author="Francesco Amato" w:date="2021-04-22T11:35:00Z"/>
          <w:rFonts w:asciiTheme="minorHAnsi" w:hAnsiTheme="minorHAnsi" w:cstheme="minorHAnsi"/>
        </w:rPr>
      </w:pPr>
    </w:p>
    <w:p w14:paraId="660A9463" w14:textId="5194488D" w:rsidR="007519B6" w:rsidDel="008A1A1D" w:rsidRDefault="007519B6" w:rsidP="0020340A">
      <w:pPr>
        <w:spacing w:before="120" w:after="100" w:afterAutospacing="1"/>
        <w:rPr>
          <w:del w:id="147" w:author="Francesco Amato" w:date="2021-04-22T11:35:00Z"/>
          <w:rFonts w:asciiTheme="minorHAnsi" w:hAnsiTheme="minorHAnsi" w:cstheme="minorHAnsi"/>
        </w:rPr>
      </w:pPr>
    </w:p>
    <w:p w14:paraId="3EEB8C6B" w14:textId="77777777" w:rsidR="007519B6" w:rsidRDefault="007519B6" w:rsidP="0020340A">
      <w:pPr>
        <w:spacing w:before="120" w:after="100" w:afterAutospacing="1"/>
        <w:rPr>
          <w:rFonts w:asciiTheme="minorHAnsi" w:hAnsiTheme="minorHAnsi" w:cstheme="minorHAnsi"/>
        </w:rPr>
      </w:pPr>
    </w:p>
    <w:p w14:paraId="6D76BCFC" w14:textId="77777777" w:rsidR="007519B6" w:rsidRDefault="007519B6" w:rsidP="0020340A">
      <w:pPr>
        <w:spacing w:before="120" w:after="100" w:afterAutospacing="1"/>
        <w:rPr>
          <w:rFonts w:asciiTheme="minorHAnsi" w:hAnsiTheme="minorHAnsi" w:cstheme="minorHAnsi"/>
        </w:rPr>
      </w:pPr>
    </w:p>
    <w:p w14:paraId="3E7A1F3E" w14:textId="03A6C2F6" w:rsidR="006F4D98" w:rsidRPr="0020340A" w:rsidRDefault="002810B5" w:rsidP="0020340A">
      <w:pPr>
        <w:spacing w:before="120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</w:t>
      </w:r>
      <w:r w:rsidRPr="0020340A">
        <w:rPr>
          <w:rFonts w:asciiTheme="minorHAnsi" w:hAnsiTheme="minorHAnsi" w:cstheme="minorHAnsi"/>
        </w:rPr>
        <w:t xml:space="preserve">fter </w:t>
      </w:r>
      <w:r w:rsidR="006F4D98" w:rsidRPr="0020340A">
        <w:rPr>
          <w:rFonts w:asciiTheme="minorHAnsi" w:hAnsiTheme="minorHAnsi" w:cstheme="minorHAnsi"/>
        </w:rPr>
        <w:t>selecting a goal</w:t>
      </w:r>
      <w:r w:rsidR="0020340A">
        <w:rPr>
          <w:rFonts w:asciiTheme="minorHAnsi" w:hAnsiTheme="minorHAnsi" w:cstheme="minorHAnsi"/>
        </w:rPr>
        <w:t>,</w:t>
      </w:r>
      <w:r w:rsidR="006F4D98" w:rsidRPr="0020340A">
        <w:rPr>
          <w:rFonts w:asciiTheme="minorHAnsi" w:hAnsiTheme="minorHAnsi" w:cstheme="minorHAnsi"/>
        </w:rPr>
        <w:t xml:space="preserve"> the list of </w:t>
      </w:r>
      <w:r>
        <w:rPr>
          <w:rFonts w:asciiTheme="minorHAnsi" w:hAnsiTheme="minorHAnsi" w:cstheme="minorHAnsi"/>
        </w:rPr>
        <w:t xml:space="preserve">related </w:t>
      </w:r>
      <w:r w:rsidR="006F4D98" w:rsidRPr="0020340A">
        <w:rPr>
          <w:rFonts w:asciiTheme="minorHAnsi" w:hAnsiTheme="minorHAnsi" w:cstheme="minorHAnsi"/>
        </w:rPr>
        <w:t>targets and indicators</w:t>
      </w:r>
      <w:r>
        <w:rPr>
          <w:rFonts w:asciiTheme="minorHAnsi" w:hAnsiTheme="minorHAnsi" w:cstheme="minorHAnsi"/>
        </w:rPr>
        <w:t xml:space="preserve"> </w:t>
      </w:r>
      <w:r w:rsidRPr="002810B5">
        <w:rPr>
          <w:rFonts w:asciiTheme="minorHAnsi" w:hAnsiTheme="minorHAnsi" w:cstheme="minorHAnsi"/>
        </w:rPr>
        <w:t>is shown</w:t>
      </w:r>
      <w:r w:rsidR="006F4D98" w:rsidRPr="0020340A">
        <w:rPr>
          <w:rFonts w:asciiTheme="minorHAnsi" w:hAnsiTheme="minorHAnsi" w:cstheme="minorHAnsi"/>
        </w:rPr>
        <w:t>.</w:t>
      </w:r>
    </w:p>
    <w:p w14:paraId="6E0D6C15" w14:textId="77777777" w:rsidR="006F4D98" w:rsidRPr="005317C3" w:rsidRDefault="006F4D98" w:rsidP="006F4D98">
      <w:pPr>
        <w:spacing w:after="120"/>
        <w:jc w:val="center"/>
        <w:rPr>
          <w:rFonts w:ascii="Palatino Linotype" w:hAnsi="Palatino Linotype"/>
          <w:sz w:val="18"/>
          <w:szCs w:val="18"/>
        </w:rPr>
      </w:pPr>
      <w:r w:rsidRPr="005317C3">
        <w:rPr>
          <w:rFonts w:ascii="Palatino Linotype" w:hAnsi="Palatino Linotype"/>
          <w:noProof/>
          <w:sz w:val="18"/>
          <w:szCs w:val="18"/>
          <w:lang w:val="it-IT" w:eastAsia="it-IT"/>
        </w:rPr>
        <w:lastRenderedPageBreak/>
        <w:drawing>
          <wp:inline distT="0" distB="0" distL="0" distR="0" wp14:anchorId="7AAD6A41" wp14:editId="0E45644B">
            <wp:extent cx="3708807" cy="2878087"/>
            <wp:effectExtent l="0" t="0" r="6350" b="0"/>
            <wp:docPr id="18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5"/>
                    <pic:cNvPicPr>
                      <a:picLocks noChangeAspect="1"/>
                    </pic:cNvPicPr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250" r="-1"/>
                    <a:stretch/>
                  </pic:blipFill>
                  <pic:spPr>
                    <a:xfrm>
                      <a:off x="0" y="0"/>
                      <a:ext cx="3727842" cy="289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4708" w14:textId="77777777" w:rsidR="001445A3" w:rsidRDefault="001445A3" w:rsidP="00783722">
      <w:pPr>
        <w:spacing w:after="120"/>
        <w:contextualSpacing/>
        <w:jc w:val="both"/>
        <w:rPr>
          <w:rFonts w:asciiTheme="minorHAnsi" w:hAnsiTheme="minorHAnsi" w:cstheme="minorHAnsi"/>
        </w:rPr>
      </w:pPr>
    </w:p>
    <w:p w14:paraId="00929000" w14:textId="2F91FCD5" w:rsidR="00783722" w:rsidRDefault="006F4D98" w:rsidP="00783722">
      <w:pPr>
        <w:spacing w:after="120"/>
        <w:contextualSpacing/>
        <w:jc w:val="both"/>
        <w:rPr>
          <w:rFonts w:asciiTheme="minorHAnsi" w:hAnsiTheme="minorHAnsi" w:cstheme="minorHAnsi"/>
        </w:rPr>
      </w:pPr>
      <w:r w:rsidRPr="00783722">
        <w:rPr>
          <w:rFonts w:asciiTheme="minorHAnsi" w:hAnsiTheme="minorHAnsi" w:cstheme="minorHAnsi"/>
        </w:rPr>
        <w:t>Selecting one indicator, the list of its sub</w:t>
      </w:r>
      <w:r w:rsidR="00783722">
        <w:rPr>
          <w:rFonts w:asciiTheme="minorHAnsi" w:hAnsiTheme="minorHAnsi" w:cstheme="minorHAnsi"/>
        </w:rPr>
        <w:t>-indicators</w:t>
      </w:r>
      <w:r w:rsidR="002810B5">
        <w:rPr>
          <w:rFonts w:asciiTheme="minorHAnsi" w:hAnsiTheme="minorHAnsi" w:cstheme="minorHAnsi"/>
        </w:rPr>
        <w:t xml:space="preserve"> is shown</w:t>
      </w:r>
      <w:r w:rsidR="00783722">
        <w:rPr>
          <w:rFonts w:asciiTheme="minorHAnsi" w:hAnsiTheme="minorHAnsi" w:cstheme="minorHAnsi"/>
        </w:rPr>
        <w:t>.</w:t>
      </w:r>
    </w:p>
    <w:p w14:paraId="66CE46B8" w14:textId="77777777" w:rsidR="00783722" w:rsidRDefault="00783722" w:rsidP="00783722">
      <w:pPr>
        <w:spacing w:after="120"/>
        <w:contextualSpacing/>
        <w:jc w:val="both"/>
        <w:rPr>
          <w:rFonts w:asciiTheme="minorHAnsi" w:hAnsiTheme="minorHAnsi" w:cstheme="minorHAnsi"/>
        </w:rPr>
      </w:pPr>
    </w:p>
    <w:p w14:paraId="127BE789" w14:textId="359B5570" w:rsidR="00783722" w:rsidRDefault="004225C0" w:rsidP="00783722">
      <w:pPr>
        <w:spacing w:after="120"/>
        <w:contextualSpacing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From </w:t>
      </w:r>
      <w:r w:rsidR="001445A3">
        <w:rPr>
          <w:rFonts w:asciiTheme="minorHAnsi" w:hAnsiTheme="minorHAnsi" w:cstheme="minorHAnsi"/>
        </w:rPr>
        <w:t>this</w:t>
      </w:r>
      <w:r w:rsidR="006F4D98" w:rsidRPr="00783722">
        <w:rPr>
          <w:rFonts w:asciiTheme="minorHAnsi" w:hAnsiTheme="minorHAnsi" w:cstheme="minorHAnsi"/>
        </w:rPr>
        <w:t xml:space="preserve"> list </w:t>
      </w:r>
      <w:r>
        <w:rPr>
          <w:rFonts w:asciiTheme="minorHAnsi" w:hAnsiTheme="minorHAnsi" w:cstheme="minorHAnsi"/>
        </w:rPr>
        <w:t xml:space="preserve">of </w:t>
      </w:r>
      <w:r w:rsidRPr="004225C0">
        <w:rPr>
          <w:rFonts w:asciiTheme="minorHAnsi" w:hAnsiTheme="minorHAnsi" w:cstheme="minorHAnsi"/>
        </w:rPr>
        <w:t>sub-</w:t>
      </w:r>
      <w:proofErr w:type="gramStart"/>
      <w:r w:rsidRPr="004225C0">
        <w:rPr>
          <w:rFonts w:asciiTheme="minorHAnsi" w:hAnsiTheme="minorHAnsi" w:cstheme="minorHAnsi"/>
        </w:rPr>
        <w:t>indicators</w:t>
      </w:r>
      <w:proofErr w:type="gramEnd"/>
      <w:r w:rsidRPr="004225C0">
        <w:rPr>
          <w:rFonts w:asciiTheme="minorHAnsi" w:hAnsiTheme="minorHAnsi" w:cstheme="minorHAnsi"/>
        </w:rPr>
        <w:t xml:space="preserve"> </w:t>
      </w:r>
      <w:r w:rsidR="006F4D98" w:rsidRPr="00783722">
        <w:rPr>
          <w:rFonts w:asciiTheme="minorHAnsi" w:hAnsiTheme="minorHAnsi" w:cstheme="minorHAnsi"/>
        </w:rPr>
        <w:t>it is possible to</w:t>
      </w:r>
      <w:r w:rsidR="00783722">
        <w:rPr>
          <w:rFonts w:asciiTheme="minorHAnsi" w:hAnsiTheme="minorHAnsi" w:cstheme="minorHAnsi"/>
        </w:rPr>
        <w:t>:</w:t>
      </w:r>
    </w:p>
    <w:p w14:paraId="51C86D32" w14:textId="77777777" w:rsidR="00B110F8" w:rsidRPr="003B2FFE" w:rsidRDefault="00B110F8" w:rsidP="00783722">
      <w:pPr>
        <w:spacing w:after="120"/>
        <w:contextualSpacing/>
        <w:jc w:val="both"/>
        <w:rPr>
          <w:rFonts w:asciiTheme="minorHAnsi" w:hAnsiTheme="minorHAnsi" w:cstheme="minorHAnsi"/>
          <w:color w:val="2F5496" w:themeColor="accent5" w:themeShade="BF"/>
        </w:rPr>
      </w:pPr>
    </w:p>
    <w:p w14:paraId="13F84450" w14:textId="1E6D15A5" w:rsidR="006F4D98" w:rsidRDefault="00783722" w:rsidP="00332253">
      <w:pPr>
        <w:pStyle w:val="Paragrafoelenco"/>
        <w:numPr>
          <w:ilvl w:val="0"/>
          <w:numId w:val="21"/>
        </w:numPr>
        <w:spacing w:after="120"/>
        <w:ind w:left="425" w:hanging="425"/>
        <w:contextualSpacing/>
        <w:jc w:val="both"/>
        <w:rPr>
          <w:ins w:id="148" w:author="Francesco Amato" w:date="2021-04-21T18:41:00Z"/>
          <w:rFonts w:asciiTheme="minorHAnsi" w:hAnsiTheme="minorHAnsi" w:cstheme="minorHAnsi"/>
        </w:rPr>
      </w:pPr>
      <w:del w:id="149" w:author="Francesco Amato" w:date="2021-04-21T18:41:00Z">
        <w:r w:rsidRPr="003B2FFE" w:rsidDel="00463CC3">
          <w:rPr>
            <w:b/>
            <w:noProof/>
            <w:color w:val="2F5496" w:themeColor="accent5" w:themeShade="BF"/>
            <w:lang w:val="it-IT" w:eastAsia="it-IT"/>
          </w:rPr>
          <mc:AlternateContent>
            <mc:Choice Requires="wpg">
              <w:drawing>
                <wp:anchor distT="0" distB="0" distL="114300" distR="114300" simplePos="0" relativeHeight="251657216" behindDoc="0" locked="0" layoutInCell="1" allowOverlap="1" wp14:anchorId="3E5AAF8A" wp14:editId="59E42B43">
                  <wp:simplePos x="0" y="0"/>
                  <wp:positionH relativeFrom="page">
                    <wp:posOffset>2132330</wp:posOffset>
                  </wp:positionH>
                  <wp:positionV relativeFrom="paragraph">
                    <wp:posOffset>465455</wp:posOffset>
                  </wp:positionV>
                  <wp:extent cx="3452495" cy="2506345"/>
                  <wp:effectExtent l="0" t="0" r="0" b="8255"/>
                  <wp:wrapTopAndBottom/>
                  <wp:docPr id="24" name="Gruppo 7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3452495" cy="2506345"/>
                            <a:chOff x="0" y="0"/>
                            <a:chExt cx="5519257" cy="4419886"/>
                          </a:xfrm>
                        </wpg:grpSpPr>
                        <pic:pic xmlns:pic="http://schemas.openxmlformats.org/drawingml/2006/picture">
                          <pic:nvPicPr>
                            <pic:cNvPr id="25" name="Immagine 2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 t="-1081"/>
                            <a:stretch/>
                          </pic:blipFill>
                          <pic:spPr>
                            <a:xfrm>
                              <a:off x="4174" y="0"/>
                              <a:ext cx="5515083" cy="186933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6" name="Immagine 2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86933"/>
                              <a:ext cx="5517473" cy="4232953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325A5E97" id="Gruppo 7" o:spid="_x0000_s1026" style="position:absolute;margin-left:167.9pt;margin-top:36.65pt;width:271.85pt;height:197.35pt;z-index:251657216;mso-position-horizontal-relative:page;mso-width-relative:margin;mso-height-relative:margin" coordsize="55192,44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magine 25" o:spid="_x0000_s1027" type="#_x0000_t75" style="position:absolute;left:41;width:55151;height:1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">
                    <v:imagedata r:id="rId16" o:title="" croptop="-708f"/>
                  </v:shape>
                  <v:shape id="Immagine 26" o:spid="_x0000_s1028" type="#_x0000_t75" style="position:absolute;top:1869;width:55174;height:42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">
                    <v:imagedata r:id="rId17" o:title=""/>
                  </v:shape>
                  <w10:wrap type="topAndBottom" anchorx="page"/>
                </v:group>
              </w:pict>
            </mc:Fallback>
          </mc:AlternateContent>
        </w:r>
      </w:del>
      <w:r w:rsidR="004225C0" w:rsidRPr="003B2FFE">
        <w:rPr>
          <w:rFonts w:asciiTheme="minorHAnsi" w:hAnsiTheme="minorHAnsi" w:cstheme="minorHAnsi"/>
          <w:b/>
          <w:color w:val="2F5496" w:themeColor="accent5" w:themeShade="BF"/>
        </w:rPr>
        <w:t>MODIFY THE METADATA</w:t>
      </w:r>
      <w:r w:rsidR="006F4D98" w:rsidRPr="003B2FFE">
        <w:rPr>
          <w:rFonts w:asciiTheme="minorHAnsi" w:hAnsiTheme="minorHAnsi" w:cstheme="minorHAnsi"/>
          <w:color w:val="2F5496" w:themeColor="accent5" w:themeShade="BF"/>
        </w:rPr>
        <w:t xml:space="preserve">: </w:t>
      </w:r>
      <w:proofErr w:type="gramStart"/>
      <w:r w:rsidR="006F4D98" w:rsidRPr="00783722">
        <w:rPr>
          <w:rFonts w:asciiTheme="minorHAnsi" w:hAnsiTheme="minorHAnsi" w:cstheme="minorHAnsi"/>
        </w:rPr>
        <w:t>at the moment</w:t>
      </w:r>
      <w:proofErr w:type="gramEnd"/>
      <w:r w:rsidR="006F4D98" w:rsidRPr="00783722">
        <w:rPr>
          <w:rFonts w:asciiTheme="minorHAnsi" w:hAnsiTheme="minorHAnsi" w:cstheme="minorHAnsi"/>
        </w:rPr>
        <w:t xml:space="preserve"> only the descriptions in English and Arabic languages are considered, in the future it will be possible to add new metadata.</w:t>
      </w:r>
    </w:p>
    <w:p w14:paraId="3E32361D" w14:textId="2752D22D" w:rsidR="00463CC3" w:rsidRPr="008A1A1D" w:rsidRDefault="00463CC3" w:rsidP="00463CC3">
      <w:pPr>
        <w:pStyle w:val="Paragrafoelenco"/>
        <w:spacing w:after="120"/>
        <w:ind w:left="425"/>
        <w:contextualSpacing/>
        <w:jc w:val="both"/>
        <w:rPr>
          <w:ins w:id="150" w:author="Francesco Amato" w:date="2021-04-21T18:41:00Z"/>
          <w:b/>
          <w:noProof/>
          <w:color w:val="2F5496" w:themeColor="accent5" w:themeShade="BF"/>
          <w:lang w:eastAsia="it-IT"/>
          <w:rPrChange w:id="151" w:author="Francesco Amato" w:date="2021-04-22T11:27:00Z">
            <w:rPr>
              <w:ins w:id="152" w:author="Francesco Amato" w:date="2021-04-21T18:41:00Z"/>
              <w:b/>
              <w:noProof/>
              <w:color w:val="2F5496" w:themeColor="accent5" w:themeShade="BF"/>
              <w:lang w:val="it-IT" w:eastAsia="it-IT"/>
            </w:rPr>
          </w:rPrChange>
        </w:rPr>
      </w:pPr>
    </w:p>
    <w:p w14:paraId="2F55C172" w14:textId="07EAF5A1" w:rsidR="00463CC3" w:rsidRPr="008A1A1D" w:rsidRDefault="00463CC3" w:rsidP="00463CC3">
      <w:pPr>
        <w:pStyle w:val="Paragrafoelenco"/>
        <w:spacing w:after="120"/>
        <w:ind w:left="425"/>
        <w:contextualSpacing/>
        <w:jc w:val="both"/>
        <w:rPr>
          <w:ins w:id="153" w:author="Francesco Amato" w:date="2021-04-21T18:41:00Z"/>
          <w:b/>
          <w:noProof/>
          <w:color w:val="2F5496" w:themeColor="accent5" w:themeShade="BF"/>
          <w:lang w:eastAsia="it-IT"/>
          <w:rPrChange w:id="154" w:author="Francesco Amato" w:date="2021-04-22T11:27:00Z">
            <w:rPr>
              <w:ins w:id="155" w:author="Francesco Amato" w:date="2021-04-21T18:41:00Z"/>
              <w:b/>
              <w:noProof/>
              <w:color w:val="2F5496" w:themeColor="accent5" w:themeShade="BF"/>
              <w:lang w:val="it-IT" w:eastAsia="it-IT"/>
            </w:rPr>
          </w:rPrChange>
        </w:rPr>
      </w:pPr>
    </w:p>
    <w:p w14:paraId="5BDDD257" w14:textId="55A40684" w:rsidR="00463CC3" w:rsidRPr="00783722" w:rsidRDefault="00463CC3" w:rsidP="00463CC3">
      <w:pPr>
        <w:pStyle w:val="Paragrafoelenco"/>
        <w:spacing w:after="120"/>
        <w:ind w:left="425"/>
        <w:contextualSpacing/>
        <w:jc w:val="center"/>
        <w:rPr>
          <w:rFonts w:asciiTheme="minorHAnsi" w:hAnsiTheme="minorHAnsi" w:cstheme="minorHAnsi"/>
        </w:rPr>
        <w:pPrChange w:id="156" w:author="Francesco Amato" w:date="2021-04-21T18:42:00Z">
          <w:pPr>
            <w:pStyle w:val="Paragrafoelenco"/>
            <w:numPr>
              <w:numId w:val="21"/>
            </w:numPr>
            <w:spacing w:after="120"/>
            <w:ind w:left="425" w:hanging="425"/>
            <w:contextualSpacing/>
            <w:jc w:val="both"/>
          </w:pPr>
        </w:pPrChange>
      </w:pPr>
      <w:ins w:id="157" w:author="Francesco Amato" w:date="2021-04-21T18:41:00Z">
        <w:r>
          <w:rPr>
            <w:noProof/>
          </w:rPr>
          <w:drawing>
            <wp:inline distT="0" distB="0" distL="0" distR="0" wp14:anchorId="3B811B70" wp14:editId="3D06EF95">
              <wp:extent cx="4831977" cy="2948858"/>
              <wp:effectExtent l="0" t="0" r="6985" b="4445"/>
              <wp:docPr id="22" name="Immagin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0756" t="4776" r="11428" b="-1"/>
                      <a:stretch/>
                    </pic:blipFill>
                    <pic:spPr bwMode="auto">
                      <a:xfrm>
                        <a:off x="0" y="0"/>
                        <a:ext cx="4832601" cy="2949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11202FD" w14:textId="77777777" w:rsidR="00B110F8" w:rsidRPr="003B2FFE" w:rsidRDefault="00B110F8" w:rsidP="006F4D98">
      <w:pPr>
        <w:spacing w:after="120"/>
        <w:jc w:val="both"/>
        <w:rPr>
          <w:rFonts w:asciiTheme="minorHAnsi" w:hAnsiTheme="minorHAnsi" w:cstheme="minorHAnsi"/>
          <w:color w:val="2F5496" w:themeColor="accent5" w:themeShade="BF"/>
        </w:rPr>
      </w:pPr>
    </w:p>
    <w:p w14:paraId="1763DB37" w14:textId="5AD4D6F3" w:rsidR="004225C0" w:rsidRDefault="004225C0" w:rsidP="00332253">
      <w:pPr>
        <w:pStyle w:val="Paragrafoelenco"/>
        <w:numPr>
          <w:ilvl w:val="0"/>
          <w:numId w:val="21"/>
        </w:numPr>
        <w:spacing w:after="120"/>
        <w:ind w:left="425" w:hanging="425"/>
        <w:contextualSpacing/>
        <w:jc w:val="both"/>
        <w:rPr>
          <w:rFonts w:asciiTheme="minorHAnsi" w:hAnsiTheme="minorHAnsi" w:cstheme="minorHAnsi"/>
        </w:rPr>
      </w:pPr>
      <w:r w:rsidRPr="003B2FFE">
        <w:rPr>
          <w:rFonts w:asciiTheme="minorHAnsi" w:hAnsiTheme="minorHAnsi" w:cstheme="minorHAnsi"/>
          <w:b/>
          <w:color w:val="2F5496" w:themeColor="accent5" w:themeShade="BF"/>
        </w:rPr>
        <w:t>INSERT DATA</w:t>
      </w:r>
      <w:r>
        <w:rPr>
          <w:rFonts w:asciiTheme="minorHAnsi" w:hAnsiTheme="minorHAnsi" w:cstheme="minorHAnsi"/>
        </w:rPr>
        <w:t xml:space="preserve">: </w:t>
      </w:r>
      <w:r w:rsidR="001445A3">
        <w:rPr>
          <w:rFonts w:asciiTheme="minorHAnsi" w:hAnsiTheme="minorHAnsi" w:cstheme="minorHAnsi"/>
        </w:rPr>
        <w:t xml:space="preserve">it </w:t>
      </w:r>
      <w:proofErr w:type="gramStart"/>
      <w:r w:rsidR="001445A3">
        <w:rPr>
          <w:rFonts w:asciiTheme="minorHAnsi" w:hAnsiTheme="minorHAnsi" w:cstheme="minorHAnsi"/>
        </w:rPr>
        <w:t xml:space="preserve">is </w:t>
      </w:r>
      <w:r w:rsidR="00DA0CF6">
        <w:rPr>
          <w:rFonts w:asciiTheme="minorHAnsi" w:hAnsiTheme="minorHAnsi" w:cstheme="minorHAnsi"/>
        </w:rPr>
        <w:t>allowed</w:t>
      </w:r>
      <w:r w:rsidR="001445A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to</w:t>
      </w:r>
      <w:proofErr w:type="gramEnd"/>
      <w:r w:rsidR="006F4D98" w:rsidRPr="0020340A">
        <w:rPr>
          <w:rFonts w:asciiTheme="minorHAnsi" w:hAnsiTheme="minorHAnsi" w:cstheme="minorHAnsi"/>
        </w:rPr>
        <w:t xml:space="preserve"> download the Excel template of the selected sub</w:t>
      </w:r>
      <w:r>
        <w:rPr>
          <w:rFonts w:asciiTheme="minorHAnsi" w:hAnsiTheme="minorHAnsi" w:cstheme="minorHAnsi"/>
        </w:rPr>
        <w:t>-</w:t>
      </w:r>
      <w:r w:rsidR="006F4D98" w:rsidRPr="0020340A">
        <w:rPr>
          <w:rFonts w:asciiTheme="minorHAnsi" w:hAnsiTheme="minorHAnsi" w:cstheme="minorHAnsi"/>
        </w:rPr>
        <w:t>indicator by clicking on the “Template” button: the Excel template is already filled with all the possible combinations of the dimensions of the selected sub</w:t>
      </w:r>
      <w:r>
        <w:rPr>
          <w:rFonts w:asciiTheme="minorHAnsi" w:hAnsiTheme="minorHAnsi" w:cstheme="minorHAnsi"/>
        </w:rPr>
        <w:t>-</w:t>
      </w:r>
      <w:r w:rsidR="006F4D98" w:rsidRPr="0020340A">
        <w:rPr>
          <w:rFonts w:asciiTheme="minorHAnsi" w:hAnsiTheme="minorHAnsi" w:cstheme="minorHAnsi"/>
        </w:rPr>
        <w:t>indicator and the metadata about goal, target, indicator and sub</w:t>
      </w:r>
      <w:r>
        <w:rPr>
          <w:rFonts w:asciiTheme="minorHAnsi" w:hAnsiTheme="minorHAnsi" w:cstheme="minorHAnsi"/>
        </w:rPr>
        <w:t>-</w:t>
      </w:r>
      <w:r w:rsidR="006F4D98" w:rsidRPr="0020340A">
        <w:rPr>
          <w:rFonts w:asciiTheme="minorHAnsi" w:hAnsiTheme="minorHAnsi" w:cstheme="minorHAnsi"/>
        </w:rPr>
        <w:t xml:space="preserve">indicator. </w:t>
      </w:r>
    </w:p>
    <w:p w14:paraId="0A02E9C1" w14:textId="77777777" w:rsidR="004225C0" w:rsidRPr="004225C0" w:rsidRDefault="004225C0" w:rsidP="004225C0">
      <w:pPr>
        <w:pStyle w:val="Paragrafoelenco"/>
        <w:rPr>
          <w:rFonts w:asciiTheme="minorHAnsi" w:hAnsiTheme="minorHAnsi" w:cstheme="minorHAnsi"/>
        </w:rPr>
      </w:pPr>
    </w:p>
    <w:p w14:paraId="375EA2F0" w14:textId="1CB9195A" w:rsidR="00463CC3" w:rsidRDefault="00463CC3" w:rsidP="00463CC3">
      <w:pPr>
        <w:pStyle w:val="Paragrafoelenco"/>
        <w:spacing w:after="120"/>
        <w:ind w:left="426"/>
        <w:contextualSpacing/>
        <w:jc w:val="both"/>
        <w:rPr>
          <w:ins w:id="158" w:author="Francesco Amato" w:date="2021-04-21T18:48:00Z"/>
          <w:rFonts w:asciiTheme="minorHAnsi" w:hAnsiTheme="minorHAnsi" w:cstheme="minorHAnsi"/>
          <w:lang w:val="en"/>
        </w:rPr>
      </w:pPr>
      <w:ins w:id="159" w:author="Francesco Amato" w:date="2021-04-21T18:47:00Z">
        <w:r>
          <w:rPr>
            <w:rFonts w:asciiTheme="minorHAnsi" w:hAnsiTheme="minorHAnsi" w:cstheme="minorHAnsi"/>
            <w:lang w:val="en"/>
          </w:rPr>
          <w:t>F</w:t>
        </w:r>
        <w:r w:rsidRPr="00463CC3">
          <w:rPr>
            <w:rFonts w:asciiTheme="minorHAnsi" w:hAnsiTheme="minorHAnsi" w:cstheme="minorHAnsi"/>
            <w:lang w:val="en"/>
          </w:rPr>
          <w:t xml:space="preserve">or indicators and sub-indicators, common to several types of systems, the </w:t>
        </w:r>
      </w:ins>
      <w:ins w:id="160" w:author="Francesco Amato" w:date="2021-04-21T18:48:00Z">
        <w:r>
          <w:rPr>
            <w:rFonts w:asciiTheme="minorHAnsi" w:hAnsiTheme="minorHAnsi" w:cstheme="minorHAnsi"/>
            <w:lang w:val="en"/>
          </w:rPr>
          <w:t>SDGs_WA</w:t>
        </w:r>
      </w:ins>
      <w:ins w:id="161" w:author="Francesco Amato" w:date="2021-04-21T18:47:00Z">
        <w:r w:rsidRPr="00463CC3">
          <w:rPr>
            <w:rFonts w:asciiTheme="minorHAnsi" w:hAnsiTheme="minorHAnsi" w:cstheme="minorHAnsi"/>
            <w:lang w:val="en"/>
          </w:rPr>
          <w:t xml:space="preserve"> shows all the relative original codes in the various systems</w:t>
        </w:r>
      </w:ins>
      <w:ins w:id="162" w:author="Francesco Amato" w:date="2021-04-21T18:48:00Z">
        <w:r>
          <w:rPr>
            <w:rFonts w:asciiTheme="minorHAnsi" w:hAnsiTheme="minorHAnsi" w:cstheme="minorHAnsi"/>
            <w:lang w:val="en"/>
          </w:rPr>
          <w:t>.</w:t>
        </w:r>
      </w:ins>
    </w:p>
    <w:p w14:paraId="040E5463" w14:textId="34C80067" w:rsidR="00463CC3" w:rsidRDefault="00463CC3" w:rsidP="00463CC3">
      <w:pPr>
        <w:pStyle w:val="Paragrafoelenco"/>
        <w:spacing w:after="120"/>
        <w:ind w:left="426"/>
        <w:contextualSpacing/>
        <w:jc w:val="both"/>
        <w:rPr>
          <w:ins w:id="163" w:author="Francesco Amato" w:date="2021-04-21T18:48:00Z"/>
          <w:rFonts w:asciiTheme="minorHAnsi" w:hAnsiTheme="minorHAnsi" w:cstheme="minorHAnsi"/>
        </w:rPr>
      </w:pPr>
    </w:p>
    <w:p w14:paraId="77C45039" w14:textId="181ACA4B" w:rsidR="00463CC3" w:rsidRDefault="00463CC3" w:rsidP="00463CC3">
      <w:pPr>
        <w:pStyle w:val="Paragrafoelenco"/>
        <w:spacing w:after="120"/>
        <w:ind w:left="426"/>
        <w:contextualSpacing/>
        <w:jc w:val="center"/>
        <w:rPr>
          <w:ins w:id="164" w:author="Francesco Amato" w:date="2021-04-21T18:48:00Z"/>
          <w:rFonts w:asciiTheme="minorHAnsi" w:hAnsiTheme="minorHAnsi" w:cstheme="minorHAnsi"/>
        </w:rPr>
        <w:pPrChange w:id="165" w:author="Francesco Amato" w:date="2021-04-21T18:49:00Z">
          <w:pPr>
            <w:pStyle w:val="Paragrafoelenco"/>
            <w:spacing w:after="120"/>
            <w:ind w:left="426"/>
            <w:contextualSpacing/>
            <w:jc w:val="both"/>
          </w:pPr>
        </w:pPrChange>
      </w:pPr>
      <w:ins w:id="166" w:author="Francesco Amato" w:date="2021-04-21T18:48:00Z">
        <w:r>
          <w:rPr>
            <w:noProof/>
          </w:rPr>
          <w:drawing>
            <wp:inline distT="0" distB="0" distL="0" distR="0" wp14:anchorId="32603C9E" wp14:editId="5FA39EEA">
              <wp:extent cx="4671340" cy="1201270"/>
              <wp:effectExtent l="0" t="0" r="0" b="0"/>
              <wp:docPr id="23" name="Immagin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/>
                      <pic:cNvPicPr>
                        <a:picLocks noChangeAspect="1" noChangeArrowheads="1"/>
                      </pic:cNvPicPr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88714" cy="120573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6CF4E3A" w14:textId="67CCCC97" w:rsidR="00463CC3" w:rsidRDefault="00463CC3" w:rsidP="00463CC3">
      <w:pPr>
        <w:pStyle w:val="Paragrafoelenco"/>
        <w:spacing w:after="120"/>
        <w:ind w:left="426"/>
        <w:contextualSpacing/>
        <w:jc w:val="both"/>
        <w:rPr>
          <w:ins w:id="167" w:author="Francesco Amato" w:date="2021-04-21T18:48:00Z"/>
          <w:rFonts w:asciiTheme="minorHAnsi" w:hAnsiTheme="minorHAnsi" w:cstheme="minorHAnsi"/>
        </w:rPr>
      </w:pPr>
    </w:p>
    <w:p w14:paraId="36D1B7E3" w14:textId="77777777" w:rsidR="00463CC3" w:rsidRPr="00463CC3" w:rsidRDefault="00463CC3" w:rsidP="00463CC3">
      <w:pPr>
        <w:pStyle w:val="Paragrafoelenco"/>
        <w:spacing w:after="120"/>
        <w:ind w:left="426"/>
        <w:contextualSpacing/>
        <w:jc w:val="both"/>
        <w:rPr>
          <w:ins w:id="168" w:author="Francesco Amato" w:date="2021-04-21T18:47:00Z"/>
          <w:rFonts w:asciiTheme="minorHAnsi" w:hAnsiTheme="minorHAnsi" w:cstheme="minorHAnsi"/>
          <w:rPrChange w:id="169" w:author="Francesco Amato" w:date="2021-04-21T18:47:00Z">
            <w:rPr>
              <w:ins w:id="170" w:author="Francesco Amato" w:date="2021-04-21T18:47:00Z"/>
              <w:rFonts w:asciiTheme="minorHAnsi" w:hAnsiTheme="minorHAnsi" w:cstheme="minorHAnsi"/>
              <w:lang w:val="it-IT"/>
            </w:rPr>
          </w:rPrChange>
        </w:rPr>
      </w:pPr>
    </w:p>
    <w:p w14:paraId="3FD786C3" w14:textId="4E220ADC" w:rsidR="006F4D98" w:rsidRPr="0020340A" w:rsidRDefault="004225C0" w:rsidP="00332253">
      <w:pPr>
        <w:pStyle w:val="Paragrafoelenco"/>
        <w:spacing w:after="120"/>
        <w:ind w:left="426"/>
        <w:contextualSpacing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</w:t>
      </w:r>
      <w:r w:rsidR="006F4D98" w:rsidRPr="0020340A">
        <w:rPr>
          <w:rFonts w:asciiTheme="minorHAnsi" w:hAnsiTheme="minorHAnsi" w:cstheme="minorHAnsi"/>
        </w:rPr>
        <w:t>fter downloading the template file, the responsible of the selected sub</w:t>
      </w:r>
      <w:r w:rsidR="001445A3">
        <w:rPr>
          <w:rFonts w:asciiTheme="minorHAnsi" w:hAnsiTheme="minorHAnsi" w:cstheme="minorHAnsi"/>
        </w:rPr>
        <w:t>-</w:t>
      </w:r>
      <w:r w:rsidR="006F4D98" w:rsidRPr="0020340A">
        <w:rPr>
          <w:rFonts w:asciiTheme="minorHAnsi" w:hAnsiTheme="minorHAnsi" w:cstheme="minorHAnsi"/>
        </w:rPr>
        <w:t>indicator can insert the data and upload the file to the MDT database using the “Load Data” functionality of the Web Application.</w:t>
      </w:r>
      <w:r w:rsidR="00360566">
        <w:rPr>
          <w:rFonts w:asciiTheme="minorHAnsi" w:hAnsiTheme="minorHAnsi" w:cstheme="minorHAnsi"/>
        </w:rPr>
        <w:t xml:space="preserve"> A traffic light </w:t>
      </w:r>
      <w:r w:rsidR="00360566" w:rsidRPr="00360566">
        <w:rPr>
          <w:rFonts w:asciiTheme="minorHAnsi" w:hAnsiTheme="minorHAnsi" w:cstheme="minorHAnsi"/>
        </w:rPr>
        <w:t>turns green when the data is loaded</w:t>
      </w:r>
      <w:r w:rsidR="00360566">
        <w:rPr>
          <w:rFonts w:asciiTheme="minorHAnsi" w:hAnsiTheme="minorHAnsi" w:cstheme="minorHAnsi"/>
        </w:rPr>
        <w:t xml:space="preserve"> properly. This allows the user</w:t>
      </w:r>
      <w:r w:rsidR="00896E98">
        <w:rPr>
          <w:rFonts w:asciiTheme="minorHAnsi" w:hAnsiTheme="minorHAnsi" w:cstheme="minorHAnsi"/>
        </w:rPr>
        <w:t>s</w:t>
      </w:r>
      <w:r w:rsidR="00360566">
        <w:rPr>
          <w:rFonts w:asciiTheme="minorHAnsi" w:hAnsiTheme="minorHAnsi" w:cstheme="minorHAnsi"/>
        </w:rPr>
        <w:t xml:space="preserve"> to monitor the</w:t>
      </w:r>
      <w:r w:rsidR="008E3465" w:rsidRPr="008E3465">
        <w:t xml:space="preserve"> </w:t>
      </w:r>
      <w:r w:rsidR="008E3465" w:rsidRPr="008E3465">
        <w:rPr>
          <w:rFonts w:asciiTheme="minorHAnsi" w:hAnsiTheme="minorHAnsi" w:cstheme="minorHAnsi"/>
        </w:rPr>
        <w:t>status</w:t>
      </w:r>
      <w:r w:rsidR="008E3465">
        <w:rPr>
          <w:rFonts w:asciiTheme="minorHAnsi" w:hAnsiTheme="minorHAnsi" w:cstheme="minorHAnsi"/>
        </w:rPr>
        <w:t xml:space="preserve"> of the</w:t>
      </w:r>
      <w:r w:rsidR="00360566">
        <w:rPr>
          <w:rFonts w:asciiTheme="minorHAnsi" w:hAnsiTheme="minorHAnsi" w:cstheme="minorHAnsi"/>
        </w:rPr>
        <w:t xml:space="preserve"> sub-indicator</w:t>
      </w:r>
      <w:r w:rsidR="008E3465">
        <w:rPr>
          <w:rFonts w:asciiTheme="minorHAnsi" w:hAnsiTheme="minorHAnsi" w:cstheme="minorHAnsi"/>
        </w:rPr>
        <w:t xml:space="preserve"> data</w:t>
      </w:r>
      <w:r w:rsidR="00360566">
        <w:rPr>
          <w:rFonts w:asciiTheme="minorHAnsi" w:hAnsiTheme="minorHAnsi" w:cstheme="minorHAnsi"/>
        </w:rPr>
        <w:t>.</w:t>
      </w:r>
    </w:p>
    <w:p w14:paraId="4A59B969" w14:textId="77777777" w:rsidR="006F4D98" w:rsidRDefault="006F4D98" w:rsidP="006F4D98">
      <w:pPr>
        <w:spacing w:after="120"/>
        <w:jc w:val="center"/>
        <w:rPr>
          <w:rFonts w:asciiTheme="minorHAnsi" w:hAnsiTheme="minorHAnsi" w:cstheme="minorHAnsi"/>
        </w:rPr>
      </w:pPr>
      <w:r w:rsidRPr="0020340A">
        <w:rPr>
          <w:rFonts w:asciiTheme="minorHAnsi" w:hAnsiTheme="minorHAnsi" w:cstheme="minorHAnsi"/>
          <w:noProof/>
          <w:lang w:val="it-IT" w:eastAsia="it-IT"/>
        </w:rPr>
        <w:drawing>
          <wp:inline distT="0" distB="0" distL="0" distR="0" wp14:anchorId="6A7A2C7F" wp14:editId="6C09F6ED">
            <wp:extent cx="3925614" cy="2366922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692" t="28708" r="17424" b="21016"/>
                    <a:stretch/>
                  </pic:blipFill>
                  <pic:spPr bwMode="auto">
                    <a:xfrm>
                      <a:off x="0" y="0"/>
                      <a:ext cx="3962016" cy="2388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D9CF0" w14:textId="77777777" w:rsidR="001445A3" w:rsidRDefault="001445A3" w:rsidP="006F4D98">
      <w:pPr>
        <w:spacing w:after="120"/>
        <w:jc w:val="center"/>
        <w:rPr>
          <w:rFonts w:asciiTheme="minorHAnsi" w:hAnsiTheme="minorHAnsi" w:cstheme="minorHAnsi"/>
        </w:rPr>
      </w:pPr>
    </w:p>
    <w:p w14:paraId="635A6A11" w14:textId="77777777" w:rsidR="001445A3" w:rsidRDefault="001445A3" w:rsidP="006F4D98">
      <w:pPr>
        <w:spacing w:after="120"/>
        <w:jc w:val="center"/>
        <w:rPr>
          <w:rFonts w:asciiTheme="minorHAnsi" w:hAnsiTheme="minorHAnsi" w:cstheme="minorHAnsi"/>
        </w:rPr>
      </w:pPr>
    </w:p>
    <w:p w14:paraId="72A5E598" w14:textId="77777777" w:rsidR="00DA0CF6" w:rsidRDefault="00DA0CF6" w:rsidP="006F4D98">
      <w:pPr>
        <w:spacing w:after="120"/>
        <w:jc w:val="center"/>
        <w:rPr>
          <w:rFonts w:asciiTheme="minorHAnsi" w:hAnsiTheme="minorHAnsi" w:cstheme="minorHAnsi"/>
        </w:rPr>
      </w:pPr>
    </w:p>
    <w:p w14:paraId="1EA407F0" w14:textId="77777777" w:rsidR="001445A3" w:rsidRPr="0020340A" w:rsidRDefault="001445A3" w:rsidP="006F4D98">
      <w:pPr>
        <w:spacing w:after="120"/>
        <w:jc w:val="center"/>
        <w:rPr>
          <w:rFonts w:asciiTheme="minorHAnsi" w:hAnsiTheme="minorHAnsi" w:cstheme="minorHAnsi"/>
        </w:rPr>
      </w:pPr>
    </w:p>
    <w:p w14:paraId="6F2AD16D" w14:textId="3418C580" w:rsidR="006F4D98" w:rsidRPr="0020340A" w:rsidRDefault="006F4D98" w:rsidP="00332253">
      <w:pPr>
        <w:pStyle w:val="Paragrafoelenco"/>
        <w:spacing w:after="120"/>
        <w:ind w:left="426"/>
        <w:contextualSpacing/>
        <w:jc w:val="both"/>
        <w:rPr>
          <w:rFonts w:asciiTheme="minorHAnsi" w:hAnsiTheme="minorHAnsi" w:cstheme="minorHAnsi"/>
        </w:rPr>
      </w:pPr>
      <w:r w:rsidRPr="0020340A">
        <w:rPr>
          <w:rFonts w:asciiTheme="minorHAnsi" w:hAnsiTheme="minorHAnsi" w:cstheme="minorHAnsi"/>
        </w:rPr>
        <w:t>As an alternative, the responsible of the sub</w:t>
      </w:r>
      <w:r w:rsidR="001445A3">
        <w:rPr>
          <w:rFonts w:asciiTheme="minorHAnsi" w:hAnsiTheme="minorHAnsi" w:cstheme="minorHAnsi"/>
        </w:rPr>
        <w:t>-</w:t>
      </w:r>
      <w:r w:rsidRPr="0020340A">
        <w:rPr>
          <w:rFonts w:asciiTheme="minorHAnsi" w:hAnsiTheme="minorHAnsi" w:cstheme="minorHAnsi"/>
        </w:rPr>
        <w:t>indicator can insert data from the Web Application using the functionality “Insert Data”.</w:t>
      </w:r>
    </w:p>
    <w:p w14:paraId="58B12C18" w14:textId="77777777" w:rsidR="006F4D98" w:rsidRPr="0020340A" w:rsidRDefault="006F4D98" w:rsidP="006F4D98">
      <w:pPr>
        <w:spacing w:after="120"/>
        <w:jc w:val="center"/>
        <w:rPr>
          <w:rFonts w:asciiTheme="minorHAnsi" w:hAnsiTheme="minorHAnsi" w:cstheme="minorHAnsi"/>
        </w:rPr>
      </w:pPr>
      <w:r w:rsidRPr="0020340A">
        <w:rPr>
          <w:rFonts w:asciiTheme="minorHAnsi" w:hAnsiTheme="minorHAnsi" w:cstheme="minorHAnsi"/>
          <w:noProof/>
          <w:lang w:val="it-IT" w:eastAsia="it-IT"/>
        </w:rPr>
        <w:lastRenderedPageBreak/>
        <w:drawing>
          <wp:inline distT="0" distB="0" distL="0" distR="0" wp14:anchorId="5552C66D" wp14:editId="566E3EDB">
            <wp:extent cx="3956957" cy="2581182"/>
            <wp:effectExtent l="0" t="0" r="5715" b="0"/>
            <wp:docPr id="7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6"/>
                    <pic:cNvPicPr>
                      <a:picLocks noChangeAspect="1"/>
                    </pic:cNvPicPr>
                  </pic:nvPicPr>
                  <pic:blipFill rotWithShape="1"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977762" cy="25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8B55" w14:textId="77777777" w:rsidR="006F4D98" w:rsidRPr="003B2FFE" w:rsidRDefault="006F4D98" w:rsidP="006F4D98">
      <w:pPr>
        <w:spacing w:after="120"/>
        <w:jc w:val="both"/>
        <w:rPr>
          <w:rFonts w:asciiTheme="minorHAnsi" w:hAnsiTheme="minorHAnsi" w:cstheme="minorHAnsi"/>
          <w:color w:val="2F5496" w:themeColor="accent5" w:themeShade="BF"/>
        </w:rPr>
      </w:pPr>
    </w:p>
    <w:p w14:paraId="29EF03F6" w14:textId="7B0965FE" w:rsidR="006F4D98" w:rsidRPr="001445A3" w:rsidRDefault="001445A3" w:rsidP="00332253">
      <w:pPr>
        <w:pStyle w:val="Paragrafoelenco"/>
        <w:numPr>
          <w:ilvl w:val="0"/>
          <w:numId w:val="21"/>
        </w:numPr>
        <w:spacing w:after="120"/>
        <w:ind w:left="425" w:hanging="425"/>
        <w:contextualSpacing/>
        <w:jc w:val="both"/>
        <w:rPr>
          <w:rFonts w:asciiTheme="minorHAnsi" w:hAnsiTheme="minorHAnsi" w:cstheme="minorHAnsi"/>
        </w:rPr>
      </w:pPr>
      <w:r w:rsidRPr="003B2FFE">
        <w:rPr>
          <w:rFonts w:asciiTheme="minorHAnsi" w:hAnsiTheme="minorHAnsi" w:cstheme="minorHAnsi"/>
          <w:b/>
          <w:color w:val="2F5496" w:themeColor="accent5" w:themeShade="BF"/>
        </w:rPr>
        <w:t>LINK A SUB-INDICATOR TO AN SDG INDICATOR</w:t>
      </w:r>
      <w:r>
        <w:rPr>
          <w:rFonts w:asciiTheme="minorHAnsi" w:hAnsiTheme="minorHAnsi" w:cstheme="minorHAnsi"/>
        </w:rPr>
        <w:t>:</w:t>
      </w:r>
      <w:r w:rsidRPr="001445A3">
        <w:rPr>
          <w:rFonts w:asciiTheme="minorHAnsi" w:hAnsiTheme="minorHAnsi" w:cstheme="minorHAnsi"/>
        </w:rPr>
        <w:t xml:space="preserve"> </w:t>
      </w:r>
      <w:r w:rsidR="006F4D98" w:rsidRPr="001445A3">
        <w:rPr>
          <w:rFonts w:asciiTheme="minorHAnsi" w:hAnsiTheme="minorHAnsi" w:cstheme="minorHAnsi"/>
        </w:rPr>
        <w:t>Using the functionality “Add new subindicator”</w:t>
      </w:r>
      <w:r w:rsidR="00B110F8">
        <w:rPr>
          <w:rFonts w:asciiTheme="minorHAnsi" w:hAnsiTheme="minorHAnsi" w:cstheme="minorHAnsi"/>
        </w:rPr>
        <w:t>,</w:t>
      </w:r>
      <w:r w:rsidR="006F4D98" w:rsidRPr="001445A3">
        <w:rPr>
          <w:rFonts w:asciiTheme="minorHAnsi" w:hAnsiTheme="minorHAnsi" w:cstheme="minorHAnsi"/>
        </w:rPr>
        <w:t xml:space="preserve"> </w:t>
      </w:r>
      <w:proofErr w:type="gramStart"/>
      <w:r w:rsidR="006F4D98" w:rsidRPr="001445A3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>n</w:t>
      </w:r>
      <w:proofErr w:type="gramEnd"/>
      <w:r w:rsidR="006F4D98" w:rsidRPr="001445A3">
        <w:rPr>
          <w:rFonts w:asciiTheme="minorHAnsi" w:hAnsiTheme="minorHAnsi" w:cstheme="minorHAnsi"/>
        </w:rPr>
        <w:t xml:space="preserve"> user can link a PCBS indicator (sub</w:t>
      </w:r>
      <w:r>
        <w:rPr>
          <w:rFonts w:asciiTheme="minorHAnsi" w:hAnsiTheme="minorHAnsi" w:cstheme="minorHAnsi"/>
        </w:rPr>
        <w:t>-</w:t>
      </w:r>
      <w:r w:rsidR="006F4D98" w:rsidRPr="001445A3">
        <w:rPr>
          <w:rFonts w:asciiTheme="minorHAnsi" w:hAnsiTheme="minorHAnsi" w:cstheme="minorHAnsi"/>
        </w:rPr>
        <w:t>indicator) to an SDG indicator. For this sub</w:t>
      </w:r>
      <w:r>
        <w:rPr>
          <w:rFonts w:asciiTheme="minorHAnsi" w:hAnsiTheme="minorHAnsi" w:cstheme="minorHAnsi"/>
        </w:rPr>
        <w:t>-</w:t>
      </w:r>
      <w:r w:rsidR="006F4D98" w:rsidRPr="001445A3">
        <w:rPr>
          <w:rFonts w:asciiTheme="minorHAnsi" w:hAnsiTheme="minorHAnsi" w:cstheme="minorHAnsi"/>
        </w:rPr>
        <w:t>indicator it is possible to insert the descriptions and to select its dimensions (at least one dimension is required).</w:t>
      </w:r>
    </w:p>
    <w:p w14:paraId="5177C42A" w14:textId="77777777" w:rsidR="006F4D98" w:rsidRDefault="006F4D98" w:rsidP="006F4D98">
      <w:pPr>
        <w:spacing w:after="120"/>
        <w:jc w:val="center"/>
        <w:rPr>
          <w:rFonts w:asciiTheme="minorHAnsi" w:hAnsiTheme="minorHAnsi" w:cstheme="minorHAnsi"/>
        </w:rPr>
      </w:pPr>
      <w:r w:rsidRPr="0020340A">
        <w:rPr>
          <w:rFonts w:asciiTheme="minorHAnsi" w:hAnsiTheme="minorHAnsi" w:cstheme="minorHAnsi"/>
          <w:noProof/>
          <w:lang w:val="it-IT" w:eastAsia="it-IT"/>
        </w:rPr>
        <w:drawing>
          <wp:inline distT="0" distB="0" distL="0" distR="0" wp14:anchorId="1F1F14E1" wp14:editId="0670AD92">
            <wp:extent cx="2932387" cy="2659274"/>
            <wp:effectExtent l="0" t="0" r="1905" b="8255"/>
            <wp:docPr id="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7"/>
                    <pic:cNvPicPr>
                      <a:picLocks noChangeAspect="1"/>
                    </pic:cNvPicPr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942884" cy="266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610E" w14:textId="77777777" w:rsidR="002810B5" w:rsidRDefault="002810B5" w:rsidP="006F4D98">
      <w:pPr>
        <w:spacing w:after="120"/>
        <w:jc w:val="center"/>
        <w:rPr>
          <w:rFonts w:asciiTheme="minorHAnsi" w:hAnsiTheme="minorHAnsi" w:cstheme="minorHAnsi"/>
        </w:rPr>
      </w:pPr>
    </w:p>
    <w:p w14:paraId="400A6007" w14:textId="517251C1" w:rsidR="002810B5" w:rsidRDefault="002810B5" w:rsidP="002810B5">
      <w:pPr>
        <w:rPr>
          <w:rFonts w:asciiTheme="minorHAnsi" w:hAnsiTheme="minorHAnsi" w:cstheme="minorHAnsi"/>
          <w:b/>
          <w:bCs/>
          <w:sz w:val="22"/>
          <w:szCs w:val="22"/>
          <w:lang w:val="en-GB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en-GB"/>
        </w:rPr>
        <w:t>Administrator functionalities</w:t>
      </w:r>
    </w:p>
    <w:p w14:paraId="74CE06E4" w14:textId="77777777" w:rsidR="002810B5" w:rsidRDefault="002810B5" w:rsidP="002810B5"/>
    <w:p w14:paraId="38A50072" w14:textId="777D7F8D" w:rsidR="002810B5" w:rsidRPr="007E4382" w:rsidRDefault="002810B5" w:rsidP="00543322">
      <w:pPr>
        <w:spacing w:after="120"/>
        <w:rPr>
          <w:rFonts w:asciiTheme="minorHAnsi" w:hAnsiTheme="minorHAnsi" w:cstheme="minorHAnsi"/>
          <w:rPrChange w:id="171" w:author="Francesco Amato" w:date="2021-04-21T10:21:00Z">
            <w:rPr>
              <w:rFonts w:asciiTheme="minorHAnsi" w:hAnsiTheme="minorHAnsi" w:cstheme="minorHAnsi"/>
              <w:lang w:val="it-IT"/>
            </w:rPr>
          </w:rPrChange>
        </w:rPr>
      </w:pPr>
      <w:r w:rsidRPr="00152C28">
        <w:t xml:space="preserve">If the </w:t>
      </w:r>
      <w:r w:rsidRPr="002810B5">
        <w:t xml:space="preserve">logged in </w:t>
      </w:r>
      <w:r w:rsidRPr="00152C28">
        <w:t>user</w:t>
      </w:r>
      <w:r>
        <w:t xml:space="preserve"> has an administrator role, he can monitor and manage the list of the </w:t>
      </w:r>
      <w:r w:rsidRPr="002810B5">
        <w:t xml:space="preserve">authorized </w:t>
      </w:r>
      <w:r>
        <w:t>users:</w:t>
      </w:r>
    </w:p>
    <w:p w14:paraId="2D0EEFA1" w14:textId="77777777" w:rsidR="002810B5" w:rsidRPr="007E4382" w:rsidRDefault="002810B5" w:rsidP="006F4D98">
      <w:pPr>
        <w:spacing w:after="120"/>
        <w:jc w:val="center"/>
        <w:rPr>
          <w:rFonts w:asciiTheme="minorHAnsi" w:hAnsiTheme="minorHAnsi" w:cstheme="minorHAnsi"/>
          <w:rPrChange w:id="172" w:author="Francesco Amato" w:date="2021-04-21T10:21:00Z">
            <w:rPr>
              <w:rFonts w:asciiTheme="minorHAnsi" w:hAnsiTheme="minorHAnsi" w:cstheme="minorHAnsi"/>
              <w:lang w:val="it-IT"/>
            </w:rPr>
          </w:rPrChange>
        </w:rPr>
      </w:pPr>
    </w:p>
    <w:p w14:paraId="16DC1F11" w14:textId="157190FA" w:rsidR="002810B5" w:rsidRDefault="002810B5" w:rsidP="006F4D98">
      <w:pPr>
        <w:spacing w:after="120"/>
        <w:jc w:val="center"/>
        <w:rPr>
          <w:rFonts w:asciiTheme="minorHAnsi" w:hAnsiTheme="minorHAnsi" w:cstheme="minorHAnsi"/>
        </w:rPr>
      </w:pPr>
      <w:r w:rsidRPr="002810B5">
        <w:rPr>
          <w:rFonts w:asciiTheme="minorHAnsi" w:hAnsiTheme="minorHAnsi" w:cstheme="minorHAnsi"/>
          <w:noProof/>
          <w:lang w:val="it-IT"/>
        </w:rPr>
        <w:lastRenderedPageBreak/>
        <w:drawing>
          <wp:inline distT="0" distB="0" distL="0" distR="0" wp14:anchorId="40D3756D" wp14:editId="0B4CAFB1">
            <wp:extent cx="6172200" cy="2783900"/>
            <wp:effectExtent l="0" t="0" r="0" b="0"/>
            <wp:docPr id="1" name="Segnaposto contenuto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gnaposto contenuto 7"/>
                    <pic:cNvPicPr>
                      <a:picLocks noGrp="1"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8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C1A4" w14:textId="77777777" w:rsidR="002810B5" w:rsidRDefault="002810B5" w:rsidP="006F4D98">
      <w:pPr>
        <w:spacing w:after="120"/>
        <w:jc w:val="center"/>
        <w:rPr>
          <w:rFonts w:asciiTheme="minorHAnsi" w:hAnsiTheme="minorHAnsi" w:cstheme="minorHAnsi"/>
        </w:rPr>
      </w:pPr>
    </w:p>
    <w:p w14:paraId="34D9F65E" w14:textId="4712ED0D" w:rsidR="002810B5" w:rsidRDefault="00405AD6" w:rsidP="00152C28">
      <w:pPr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From this dashboard the administrator can:</w:t>
      </w:r>
    </w:p>
    <w:p w14:paraId="73B7BC5B" w14:textId="77777777" w:rsidR="00405AD6" w:rsidRDefault="00405AD6" w:rsidP="00152C28">
      <w:pPr>
        <w:spacing w:after="120"/>
        <w:rPr>
          <w:rFonts w:asciiTheme="minorHAnsi" w:hAnsiTheme="minorHAnsi" w:cstheme="minorHAnsi"/>
        </w:rPr>
      </w:pPr>
    </w:p>
    <w:p w14:paraId="6AC1EE36" w14:textId="72D32048" w:rsidR="00405AD6" w:rsidRDefault="00405AD6" w:rsidP="00152C28">
      <w:pPr>
        <w:pStyle w:val="Paragrafoelenco"/>
        <w:numPr>
          <w:ilvl w:val="0"/>
          <w:numId w:val="24"/>
        </w:numPr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color w:val="2F5496" w:themeColor="accent5" w:themeShade="BF"/>
        </w:rPr>
        <w:t>ADD USERS</w:t>
      </w:r>
      <w:r w:rsidRPr="00152C28">
        <w:rPr>
          <w:rFonts w:asciiTheme="minorHAnsi" w:hAnsiTheme="minorHAnsi" w:cstheme="minorHAnsi"/>
          <w:color w:val="2F5496" w:themeColor="accent5" w:themeShade="BF"/>
        </w:rPr>
        <w:t xml:space="preserve">: </w:t>
      </w:r>
      <w:r>
        <w:rPr>
          <w:rFonts w:asciiTheme="minorHAnsi" w:hAnsiTheme="minorHAnsi" w:cstheme="minorHAnsi"/>
        </w:rPr>
        <w:t>by clicking on the link at the left-top position “</w:t>
      </w:r>
      <w:r w:rsidRPr="00152C28">
        <w:rPr>
          <w:rFonts w:asciiTheme="minorHAnsi" w:hAnsiTheme="minorHAnsi" w:cstheme="minorHAnsi"/>
          <w:i/>
        </w:rPr>
        <w:t>Add User</w:t>
      </w:r>
      <w:r>
        <w:rPr>
          <w:rFonts w:asciiTheme="minorHAnsi" w:hAnsiTheme="minorHAnsi" w:cstheme="minorHAnsi"/>
        </w:rPr>
        <w:t>”, a new user can be added to the list</w:t>
      </w:r>
      <w:r w:rsidRPr="00152C28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The administrator must define a password and a role for him: </w:t>
      </w:r>
    </w:p>
    <w:p w14:paraId="53298208" w14:textId="77777777" w:rsidR="00405AD6" w:rsidRPr="00152C28" w:rsidRDefault="00405AD6" w:rsidP="00152C28">
      <w:pPr>
        <w:spacing w:after="120"/>
        <w:rPr>
          <w:rFonts w:asciiTheme="minorHAnsi" w:hAnsiTheme="minorHAnsi" w:cstheme="minorHAnsi"/>
        </w:rPr>
      </w:pPr>
    </w:p>
    <w:p w14:paraId="2C42DD9D" w14:textId="6415F533" w:rsidR="00405AD6" w:rsidRPr="00152C28" w:rsidRDefault="00405AD6" w:rsidP="00405AD6">
      <w:pPr>
        <w:spacing w:after="120"/>
        <w:jc w:val="center"/>
        <w:rPr>
          <w:rFonts w:asciiTheme="minorHAnsi" w:hAnsiTheme="minorHAnsi" w:cstheme="minorHAnsi"/>
        </w:rPr>
      </w:pPr>
      <w:r w:rsidRPr="00405AD6">
        <w:rPr>
          <w:noProof/>
          <w:lang w:val="it-IT"/>
        </w:rPr>
        <w:drawing>
          <wp:inline distT="0" distB="0" distL="0" distR="0" wp14:anchorId="396C96F8" wp14:editId="15E88216">
            <wp:extent cx="6172200" cy="2747216"/>
            <wp:effectExtent l="0" t="0" r="0" b="0"/>
            <wp:docPr id="2" name="Segnaposto contenuto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gnaposto contenuto 6"/>
                    <pic:cNvPicPr>
                      <a:picLocks noGrp="1"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2471" w14:textId="77777777" w:rsidR="00405AD6" w:rsidRDefault="00405AD6" w:rsidP="00152C28">
      <w:pPr>
        <w:spacing w:after="120"/>
        <w:rPr>
          <w:rFonts w:asciiTheme="minorHAnsi" w:hAnsiTheme="minorHAnsi" w:cstheme="minorHAnsi"/>
        </w:rPr>
      </w:pPr>
    </w:p>
    <w:p w14:paraId="1EF390AB" w14:textId="4A01BD65" w:rsidR="00405AD6" w:rsidRPr="00152C28" w:rsidRDefault="00405AD6" w:rsidP="00152C28">
      <w:pPr>
        <w:pStyle w:val="Paragrafoelenco"/>
        <w:numPr>
          <w:ilvl w:val="0"/>
          <w:numId w:val="24"/>
        </w:numPr>
        <w:spacing w:after="120"/>
        <w:rPr>
          <w:rFonts w:asciiTheme="minorHAnsi" w:hAnsiTheme="minorHAnsi" w:cstheme="minorHAnsi"/>
        </w:rPr>
      </w:pPr>
      <w:r w:rsidRPr="00152C28">
        <w:rPr>
          <w:rFonts w:asciiTheme="minorHAnsi" w:hAnsiTheme="minorHAnsi" w:cstheme="minorHAnsi"/>
          <w:b/>
          <w:color w:val="2F5496" w:themeColor="accent5" w:themeShade="BF"/>
        </w:rPr>
        <w:t>DELETE USERS</w:t>
      </w:r>
      <w:r w:rsidRPr="00152C28">
        <w:rPr>
          <w:rFonts w:asciiTheme="minorHAnsi" w:hAnsiTheme="minorHAnsi" w:cstheme="minorHAnsi"/>
          <w:color w:val="2F5496" w:themeColor="accent5" w:themeShade="BF"/>
        </w:rPr>
        <w:t xml:space="preserve">: </w:t>
      </w:r>
      <w:r w:rsidRPr="00543322">
        <w:rPr>
          <w:rFonts w:asciiTheme="minorHAnsi" w:hAnsiTheme="minorHAnsi" w:cstheme="minorHAnsi"/>
        </w:rPr>
        <w:t>by clicking on the button link “Delete User”, the administrator can delete every user he wants, after confirming on the validation popup</w:t>
      </w:r>
      <w:r w:rsidR="00425BD3" w:rsidRPr="00543322">
        <w:rPr>
          <w:rFonts w:asciiTheme="minorHAnsi" w:hAnsiTheme="minorHAnsi" w:cstheme="minorHAnsi"/>
        </w:rPr>
        <w:t xml:space="preserve"> (he cannot delete himself)</w:t>
      </w:r>
      <w:r w:rsidRPr="00543322">
        <w:rPr>
          <w:rFonts w:asciiTheme="minorHAnsi" w:hAnsiTheme="minorHAnsi" w:cstheme="minorHAnsi"/>
        </w:rPr>
        <w:t>.</w:t>
      </w:r>
    </w:p>
    <w:p w14:paraId="7B097328" w14:textId="7ABFBFF0" w:rsidR="00DF5D35" w:rsidRDefault="00DF5D35" w:rsidP="00152C28">
      <w:pPr>
        <w:pStyle w:val="Paragrafoelenco"/>
        <w:numPr>
          <w:ilvl w:val="0"/>
          <w:numId w:val="24"/>
        </w:numPr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color w:val="2F5496" w:themeColor="accent5" w:themeShade="BF"/>
        </w:rPr>
        <w:t>CHANGE ROLE</w:t>
      </w:r>
      <w:r w:rsidRPr="00152C28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by selecting the </w:t>
      </w:r>
      <w:r w:rsidR="00425BD3">
        <w:rPr>
          <w:rFonts w:asciiTheme="minorHAnsi" w:hAnsiTheme="minorHAnsi" w:cstheme="minorHAnsi"/>
        </w:rPr>
        <w:t>role in the option menu and cli</w:t>
      </w:r>
      <w:r>
        <w:rPr>
          <w:rFonts w:asciiTheme="minorHAnsi" w:hAnsiTheme="minorHAnsi" w:cstheme="minorHAnsi"/>
        </w:rPr>
        <w:t xml:space="preserve">cking on the </w:t>
      </w:r>
      <w:r w:rsidR="00425BD3">
        <w:rPr>
          <w:rFonts w:asciiTheme="minorHAnsi" w:hAnsiTheme="minorHAnsi" w:cstheme="minorHAnsi"/>
        </w:rPr>
        <w:t>b</w:t>
      </w:r>
      <w:r>
        <w:rPr>
          <w:rFonts w:asciiTheme="minorHAnsi" w:hAnsiTheme="minorHAnsi" w:cstheme="minorHAnsi"/>
        </w:rPr>
        <w:t>utton link “Update Role”, the administrator can update a user role</w:t>
      </w:r>
      <w:r w:rsidR="00425BD3">
        <w:rPr>
          <w:rFonts w:asciiTheme="minorHAnsi" w:hAnsiTheme="minorHAnsi" w:cstheme="minorHAnsi"/>
        </w:rPr>
        <w:t>. If an Admin role is selected the user will have access to all the indicators automatically.</w:t>
      </w:r>
    </w:p>
    <w:p w14:paraId="34A84A5D" w14:textId="640FB78E" w:rsidR="00425BD3" w:rsidRDefault="00425BD3" w:rsidP="00152C28">
      <w:pPr>
        <w:pStyle w:val="Paragrafoelenco"/>
        <w:numPr>
          <w:ilvl w:val="0"/>
          <w:numId w:val="24"/>
        </w:numPr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color w:val="2F5496" w:themeColor="accent5" w:themeShade="BF"/>
        </w:rPr>
        <w:lastRenderedPageBreak/>
        <w:t>CHANGE PASSWORD</w:t>
      </w:r>
      <w:r w:rsidRPr="00152C28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ad administrator could change the password of every user.</w:t>
      </w:r>
    </w:p>
    <w:p w14:paraId="7A71E565" w14:textId="77777777" w:rsidR="00543322" w:rsidRPr="00543322" w:rsidRDefault="00543322" w:rsidP="00543322">
      <w:pPr>
        <w:spacing w:after="120"/>
        <w:rPr>
          <w:rFonts w:asciiTheme="minorHAnsi" w:hAnsiTheme="minorHAnsi" w:cstheme="minorHAnsi"/>
        </w:rPr>
      </w:pPr>
    </w:p>
    <w:p w14:paraId="279C6A0B" w14:textId="347B5C71" w:rsidR="00425BD3" w:rsidRPr="00152C28" w:rsidRDefault="00425BD3" w:rsidP="00425BD3">
      <w:pPr>
        <w:spacing w:after="120"/>
        <w:jc w:val="center"/>
        <w:rPr>
          <w:rFonts w:asciiTheme="minorHAnsi" w:hAnsiTheme="minorHAnsi" w:cstheme="minorHAnsi"/>
        </w:rPr>
      </w:pPr>
      <w:r w:rsidRPr="00425BD3">
        <w:rPr>
          <w:noProof/>
          <w:lang w:val="it-IT"/>
        </w:rPr>
        <w:drawing>
          <wp:inline distT="0" distB="0" distL="0" distR="0" wp14:anchorId="7B9622B7" wp14:editId="49BECFDC">
            <wp:extent cx="6172200" cy="2246516"/>
            <wp:effectExtent l="0" t="0" r="0" b="1905"/>
            <wp:docPr id="5" name="Segnaposto contenuto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gnaposto contenuto 5"/>
                    <pic:cNvPicPr>
                      <a:picLocks noGrp="1"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4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C7B4" w14:textId="77777777" w:rsidR="00425BD3" w:rsidRPr="00152C28" w:rsidRDefault="00425BD3" w:rsidP="00152C28">
      <w:pPr>
        <w:spacing w:after="120"/>
        <w:rPr>
          <w:rFonts w:asciiTheme="minorHAnsi" w:hAnsiTheme="minorHAnsi" w:cstheme="minorHAnsi"/>
        </w:rPr>
      </w:pPr>
    </w:p>
    <w:p w14:paraId="1A022360" w14:textId="196BEA8E" w:rsidR="00425BD3" w:rsidRDefault="00425BD3" w:rsidP="00152C28">
      <w:pPr>
        <w:pStyle w:val="Paragrafoelenco"/>
        <w:numPr>
          <w:ilvl w:val="0"/>
          <w:numId w:val="24"/>
        </w:numPr>
        <w:spacing w:after="120"/>
        <w:rPr>
          <w:rFonts w:asciiTheme="minorHAnsi" w:hAnsiTheme="minorHAnsi" w:cstheme="minorHAnsi"/>
        </w:rPr>
      </w:pPr>
      <w:r w:rsidRPr="00152C28">
        <w:rPr>
          <w:rFonts w:asciiTheme="minorHAnsi" w:hAnsiTheme="minorHAnsi" w:cstheme="minorHAnsi"/>
          <w:b/>
          <w:color w:val="2F5496" w:themeColor="accent5" w:themeShade="BF"/>
        </w:rPr>
        <w:t>EDIT INDICATOR</w:t>
      </w:r>
      <w:r>
        <w:rPr>
          <w:rFonts w:asciiTheme="minorHAnsi" w:hAnsiTheme="minorHAnsi" w:cstheme="minorHAnsi"/>
          <w:b/>
          <w:color w:val="2F5496" w:themeColor="accent5" w:themeShade="BF"/>
        </w:rPr>
        <w:t>S</w:t>
      </w:r>
      <w:r w:rsidRPr="00152C28">
        <w:rPr>
          <w:rFonts w:asciiTheme="minorHAnsi" w:hAnsiTheme="minorHAnsi" w:cstheme="minorHAnsi"/>
          <w:b/>
          <w:color w:val="2F5496" w:themeColor="accent5" w:themeShade="BF"/>
        </w:rPr>
        <w:t xml:space="preserve"> ACCESS</w:t>
      </w:r>
      <w:r>
        <w:rPr>
          <w:rFonts w:asciiTheme="minorHAnsi" w:hAnsiTheme="minorHAnsi" w:cstheme="minorHAnsi"/>
        </w:rPr>
        <w:t xml:space="preserve">: </w:t>
      </w:r>
      <w:r w:rsidRPr="00425BD3">
        <w:rPr>
          <w:rFonts w:asciiTheme="minorHAnsi" w:hAnsiTheme="minorHAnsi" w:cstheme="minorHAnsi"/>
        </w:rPr>
        <w:t>by clicking on the button link “</w:t>
      </w:r>
      <w:r>
        <w:rPr>
          <w:rFonts w:asciiTheme="minorHAnsi" w:hAnsiTheme="minorHAnsi" w:cstheme="minorHAnsi"/>
        </w:rPr>
        <w:t>Edit Indicators Access</w:t>
      </w:r>
      <w:r w:rsidRPr="00425BD3">
        <w:rPr>
          <w:rFonts w:asciiTheme="minorHAnsi" w:hAnsiTheme="minorHAnsi" w:cstheme="minorHAnsi"/>
        </w:rPr>
        <w:t>”, the administrator can</w:t>
      </w:r>
      <w:r>
        <w:rPr>
          <w:rFonts w:asciiTheme="minorHAnsi" w:hAnsiTheme="minorHAnsi" w:cstheme="minorHAnsi"/>
        </w:rPr>
        <w:t xml:space="preserve"> choose the indicators that the selected user will see</w:t>
      </w:r>
    </w:p>
    <w:p w14:paraId="32B3018A" w14:textId="77777777" w:rsidR="00425BD3" w:rsidRPr="00152C28" w:rsidRDefault="00425BD3" w:rsidP="00152C28">
      <w:pPr>
        <w:spacing w:after="120"/>
        <w:rPr>
          <w:rFonts w:asciiTheme="minorHAnsi" w:hAnsiTheme="minorHAnsi" w:cstheme="minorHAnsi"/>
        </w:rPr>
      </w:pPr>
    </w:p>
    <w:p w14:paraId="3A960FEE" w14:textId="0AE1D296" w:rsidR="00425BD3" w:rsidRDefault="00425BD3" w:rsidP="00425BD3">
      <w:pPr>
        <w:spacing w:after="120"/>
        <w:jc w:val="center"/>
        <w:rPr>
          <w:rFonts w:asciiTheme="minorHAnsi" w:hAnsiTheme="minorHAnsi" w:cstheme="minorHAnsi"/>
        </w:rPr>
      </w:pPr>
      <w:r w:rsidRPr="00425BD3">
        <w:rPr>
          <w:noProof/>
          <w:lang w:val="it-IT"/>
        </w:rPr>
        <w:drawing>
          <wp:inline distT="0" distB="0" distL="0" distR="0" wp14:anchorId="14586CE2" wp14:editId="1F55C9E8">
            <wp:extent cx="6172200" cy="2781836"/>
            <wp:effectExtent l="0" t="0" r="0" b="0"/>
            <wp:docPr id="12" name="Segnaposto contenuto 11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gnaposto contenuto 11"/>
                    <pic:cNvPicPr>
                      <a:picLocks noGrp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AFB7" w14:textId="77777777" w:rsidR="00543322" w:rsidRDefault="00543322" w:rsidP="00152C28">
      <w:pPr>
        <w:spacing w:after="120"/>
        <w:rPr>
          <w:rFonts w:asciiTheme="minorHAnsi" w:hAnsiTheme="minorHAnsi" w:cstheme="minorHAnsi"/>
        </w:rPr>
      </w:pPr>
    </w:p>
    <w:p w14:paraId="54833B55" w14:textId="46E9CC9B" w:rsidR="00E2223E" w:rsidRDefault="00E2223E" w:rsidP="00152C28">
      <w:pPr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244 indicators are grouped by the 25 PCBS department:</w:t>
      </w:r>
    </w:p>
    <w:p w14:paraId="125B4030" w14:textId="77777777" w:rsidR="00E2223E" w:rsidRDefault="00E2223E" w:rsidP="00152C28">
      <w:pPr>
        <w:spacing w:after="120"/>
        <w:rPr>
          <w:rFonts w:asciiTheme="minorHAnsi" w:hAnsiTheme="minorHAnsi" w:cstheme="minorHAnsi"/>
        </w:rPr>
      </w:pPr>
    </w:p>
    <w:p w14:paraId="51BA2630" w14:textId="3D8FE5DF" w:rsidR="00E2223E" w:rsidRDefault="00E2223E" w:rsidP="00E2223E">
      <w:pPr>
        <w:spacing w:after="120"/>
        <w:jc w:val="center"/>
        <w:rPr>
          <w:rFonts w:asciiTheme="minorHAnsi" w:hAnsiTheme="minorHAnsi" w:cstheme="minorHAnsi"/>
        </w:rPr>
      </w:pPr>
      <w:r w:rsidRPr="00E2223E">
        <w:rPr>
          <w:rFonts w:asciiTheme="minorHAnsi" w:hAnsiTheme="minorHAnsi" w:cstheme="minorHAnsi"/>
          <w:noProof/>
          <w:lang w:val="it-IT"/>
        </w:rPr>
        <w:lastRenderedPageBreak/>
        <w:drawing>
          <wp:inline distT="0" distB="0" distL="0" distR="0" wp14:anchorId="547268D0" wp14:editId="442BD45F">
            <wp:extent cx="6172200" cy="2781836"/>
            <wp:effectExtent l="0" t="0" r="0" b="0"/>
            <wp:docPr id="9" name="Segnaposto contenuto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gnaposto contenuto 5"/>
                    <pic:cNvPicPr>
                      <a:picLocks noGrp="1"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AE1A" w14:textId="77777777" w:rsidR="00E2223E" w:rsidRDefault="00E2223E" w:rsidP="00E2223E">
      <w:pPr>
        <w:spacing w:after="120"/>
        <w:jc w:val="center"/>
        <w:rPr>
          <w:rFonts w:asciiTheme="minorHAnsi" w:hAnsiTheme="minorHAnsi" w:cstheme="minorHAnsi"/>
        </w:rPr>
      </w:pPr>
    </w:p>
    <w:p w14:paraId="4FFFF020" w14:textId="59ED3D79" w:rsidR="00E2223E" w:rsidRDefault="00E2223E" w:rsidP="00152C28">
      <w:pPr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administrator could select each indicator alternatively from the same or from diff</w:t>
      </w:r>
      <w:r w:rsidR="00336075">
        <w:rPr>
          <w:rFonts w:asciiTheme="minorHAnsi" w:hAnsiTheme="minorHAnsi" w:cstheme="minorHAnsi"/>
        </w:rPr>
        <w:t xml:space="preserve">erent departments or he could </w:t>
      </w:r>
      <w:r>
        <w:rPr>
          <w:rFonts w:asciiTheme="minorHAnsi" w:hAnsiTheme="minorHAnsi" w:cstheme="minorHAnsi"/>
        </w:rPr>
        <w:t>select all the indicators belonging to a single department, depending on the topic</w:t>
      </w:r>
      <w:r w:rsidR="000F0A6F">
        <w:rPr>
          <w:rFonts w:asciiTheme="minorHAnsi" w:hAnsiTheme="minorHAnsi" w:cstheme="minorHAnsi"/>
        </w:rPr>
        <w:t xml:space="preserve"> the user is working on</w:t>
      </w:r>
      <w:r>
        <w:rPr>
          <w:rFonts w:asciiTheme="minorHAnsi" w:hAnsiTheme="minorHAnsi" w:cstheme="minorHAnsi"/>
        </w:rPr>
        <w:t>.</w:t>
      </w:r>
    </w:p>
    <w:p w14:paraId="0212BFC8" w14:textId="49E49F12" w:rsidR="00D517CE" w:rsidRDefault="00D517CE" w:rsidP="00152C28">
      <w:pPr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Thanks to this feature the administrators can easily control which user is responsible for which indicator.</w:t>
      </w:r>
    </w:p>
    <w:p w14:paraId="1373D4EC" w14:textId="77777777" w:rsidR="006D1B6B" w:rsidRDefault="006D1B6B" w:rsidP="00152C28">
      <w:pPr>
        <w:spacing w:after="120"/>
        <w:rPr>
          <w:rFonts w:asciiTheme="minorHAnsi" w:hAnsiTheme="minorHAnsi" w:cstheme="minorHAnsi"/>
        </w:rPr>
      </w:pPr>
    </w:p>
    <w:p w14:paraId="47A2A937" w14:textId="77777777" w:rsidR="00543322" w:rsidRDefault="00543322" w:rsidP="00152C28">
      <w:pPr>
        <w:spacing w:after="120"/>
        <w:rPr>
          <w:rFonts w:asciiTheme="minorHAnsi" w:hAnsiTheme="minorHAnsi" w:cstheme="minorHAnsi"/>
        </w:rPr>
      </w:pPr>
    </w:p>
    <w:p w14:paraId="27586807" w14:textId="77777777" w:rsidR="00543322" w:rsidRDefault="00543322" w:rsidP="00152C28">
      <w:pPr>
        <w:spacing w:after="120"/>
        <w:rPr>
          <w:rFonts w:asciiTheme="minorHAnsi" w:hAnsiTheme="minorHAnsi" w:cstheme="minorHAnsi"/>
        </w:rPr>
      </w:pPr>
    </w:p>
    <w:p w14:paraId="059B9DC1" w14:textId="77777777" w:rsidR="00543322" w:rsidRDefault="00543322" w:rsidP="00152C28">
      <w:pPr>
        <w:spacing w:after="120"/>
        <w:rPr>
          <w:rFonts w:asciiTheme="minorHAnsi" w:hAnsiTheme="minorHAnsi" w:cstheme="minorHAnsi"/>
        </w:rPr>
      </w:pPr>
    </w:p>
    <w:p w14:paraId="3DFF9F7C" w14:textId="77777777" w:rsidR="00543322" w:rsidRDefault="00543322" w:rsidP="00152C28">
      <w:pPr>
        <w:spacing w:after="120"/>
        <w:rPr>
          <w:rFonts w:asciiTheme="minorHAnsi" w:hAnsiTheme="minorHAnsi" w:cstheme="minorHAnsi"/>
        </w:rPr>
      </w:pPr>
    </w:p>
    <w:p w14:paraId="5DBC107D" w14:textId="2DD7EB99" w:rsidR="006D1B6B" w:rsidRDefault="006D1B6B" w:rsidP="00152C28">
      <w:pPr>
        <w:rPr>
          <w:rFonts w:asciiTheme="minorHAnsi" w:hAnsiTheme="minorHAnsi" w:cstheme="minorHAnsi"/>
          <w:b/>
          <w:bCs/>
          <w:sz w:val="22"/>
          <w:szCs w:val="22"/>
          <w:lang w:val="en-GB"/>
        </w:rPr>
      </w:pPr>
      <w:r w:rsidRPr="00152C28">
        <w:rPr>
          <w:rFonts w:asciiTheme="minorHAnsi" w:hAnsiTheme="minorHAnsi" w:cstheme="minorHAnsi"/>
          <w:b/>
          <w:bCs/>
          <w:sz w:val="22"/>
          <w:szCs w:val="22"/>
          <w:lang w:val="en-GB"/>
        </w:rPr>
        <w:t xml:space="preserve">Non-admin users </w:t>
      </w:r>
      <w:r w:rsidRPr="006D1B6B">
        <w:rPr>
          <w:rFonts w:asciiTheme="minorHAnsi" w:hAnsiTheme="minorHAnsi" w:cstheme="minorHAnsi"/>
          <w:b/>
          <w:bCs/>
          <w:sz w:val="22"/>
          <w:szCs w:val="22"/>
          <w:lang w:val="en-GB"/>
        </w:rPr>
        <w:t>functionalities</w:t>
      </w:r>
      <w:r w:rsidRPr="00152C28">
        <w:rPr>
          <w:rFonts w:asciiTheme="minorHAnsi" w:hAnsiTheme="minorHAnsi" w:cstheme="minorHAnsi"/>
          <w:b/>
          <w:bCs/>
          <w:sz w:val="22"/>
          <w:szCs w:val="22"/>
          <w:lang w:val="en-GB"/>
        </w:rPr>
        <w:t>: change password</w:t>
      </w:r>
    </w:p>
    <w:p w14:paraId="4F7609F3" w14:textId="17F69A9B" w:rsidR="006D1B6B" w:rsidRDefault="006D1B6B" w:rsidP="00152C28">
      <w:pPr>
        <w:rPr>
          <w:rFonts w:asciiTheme="minorHAnsi" w:hAnsiTheme="minorHAnsi" w:cstheme="minorHAnsi"/>
        </w:rPr>
      </w:pPr>
      <w:r w:rsidRPr="00152C28">
        <w:rPr>
          <w:rFonts w:asciiTheme="minorHAnsi" w:hAnsiTheme="minorHAnsi" w:cstheme="minorHAnsi"/>
        </w:rPr>
        <w:t>A non-admin</w:t>
      </w:r>
      <w:r w:rsidRPr="006D1B6B">
        <w:rPr>
          <w:rFonts w:asciiTheme="minorHAnsi" w:hAnsiTheme="minorHAnsi" w:cstheme="minorHAnsi"/>
        </w:rPr>
        <w:t xml:space="preserve"> user can only</w:t>
      </w:r>
      <w:r>
        <w:rPr>
          <w:rFonts w:asciiTheme="minorHAnsi" w:hAnsiTheme="minorHAnsi" w:cstheme="minorHAnsi"/>
        </w:rPr>
        <w:t xml:space="preserve"> change his own password:</w:t>
      </w:r>
    </w:p>
    <w:p w14:paraId="56025085" w14:textId="77777777" w:rsidR="006D1B6B" w:rsidRDefault="006D1B6B" w:rsidP="00152C28">
      <w:pPr>
        <w:rPr>
          <w:rFonts w:asciiTheme="minorHAnsi" w:hAnsiTheme="minorHAnsi" w:cstheme="minorHAnsi"/>
        </w:rPr>
      </w:pPr>
    </w:p>
    <w:p w14:paraId="71D8D0DA" w14:textId="38A64C14" w:rsidR="006D1B6B" w:rsidRDefault="006D1B6B" w:rsidP="00152C28">
      <w:pPr>
        <w:rPr>
          <w:rFonts w:asciiTheme="minorHAnsi" w:hAnsiTheme="minorHAnsi" w:cstheme="minorHAnsi"/>
        </w:rPr>
      </w:pPr>
      <w:r w:rsidRPr="006D1B6B"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5EC16A3D" wp14:editId="3D15913C">
            <wp:extent cx="6172200" cy="2246516"/>
            <wp:effectExtent l="0" t="0" r="0" b="1905"/>
            <wp:docPr id="10" name="Segnaposto contenuto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gnaposto contenuto 5"/>
                    <pic:cNvPicPr>
                      <a:picLocks noGrp="1"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4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EB05" w14:textId="77777777" w:rsidR="006D1B6B" w:rsidRDefault="006D1B6B" w:rsidP="00152C28">
      <w:pPr>
        <w:rPr>
          <w:rFonts w:asciiTheme="minorHAnsi" w:hAnsiTheme="minorHAnsi" w:cstheme="minorHAnsi"/>
        </w:rPr>
      </w:pPr>
    </w:p>
    <w:p w14:paraId="61258373" w14:textId="569E1491" w:rsidR="008B117E" w:rsidRDefault="006D1B6B" w:rsidP="00152C28">
      <w:pPr>
        <w:rPr>
          <w:ins w:id="173" w:author="Francesco Amato" w:date="2021-04-22T11:23:00Z"/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</w:t>
      </w:r>
      <w:r w:rsidRPr="006D1B6B">
        <w:rPr>
          <w:rFonts w:asciiTheme="minorHAnsi" w:hAnsiTheme="minorHAnsi" w:cstheme="minorHAnsi"/>
        </w:rPr>
        <w:t>e will not have access to any of the admin</w:t>
      </w:r>
      <w:r>
        <w:rPr>
          <w:rFonts w:asciiTheme="minorHAnsi" w:hAnsiTheme="minorHAnsi" w:cstheme="minorHAnsi"/>
        </w:rPr>
        <w:t>istrator</w:t>
      </w:r>
      <w:r w:rsidRPr="006D1B6B">
        <w:rPr>
          <w:rFonts w:asciiTheme="minorHAnsi" w:hAnsiTheme="minorHAnsi" w:cstheme="minorHAnsi"/>
        </w:rPr>
        <w:t xml:space="preserve"> features seen </w:t>
      </w:r>
      <w:r>
        <w:rPr>
          <w:rFonts w:asciiTheme="minorHAnsi" w:hAnsiTheme="minorHAnsi" w:cstheme="minorHAnsi"/>
        </w:rPr>
        <w:t>before.</w:t>
      </w:r>
    </w:p>
    <w:p w14:paraId="21131E4E" w14:textId="77777777" w:rsidR="008B117E" w:rsidRDefault="008B117E" w:rsidP="00152C28">
      <w:pPr>
        <w:rPr>
          <w:ins w:id="174" w:author="Francesco Amato" w:date="2021-04-21T10:21:00Z"/>
          <w:rFonts w:asciiTheme="minorHAnsi" w:hAnsiTheme="minorHAnsi" w:cstheme="minorHAnsi"/>
        </w:rPr>
      </w:pPr>
    </w:p>
    <w:p w14:paraId="7ECF877A" w14:textId="0987DA5B" w:rsidR="008B117E" w:rsidRDefault="008B117E">
      <w:pPr>
        <w:rPr>
          <w:ins w:id="175" w:author="Francesco Amato" w:date="2021-04-22T11:24:00Z"/>
          <w:rFonts w:asciiTheme="minorHAnsi" w:hAnsiTheme="minorHAnsi" w:cstheme="minorHAnsi"/>
        </w:rPr>
      </w:pPr>
      <w:ins w:id="176" w:author="Francesco Amato" w:date="2021-04-22T11:24:00Z">
        <w:r>
          <w:rPr>
            <w:rFonts w:asciiTheme="minorHAnsi" w:hAnsiTheme="minorHAnsi" w:cstheme="minorHAnsi"/>
          </w:rPr>
          <w:br w:type="page"/>
        </w:r>
      </w:ins>
    </w:p>
    <w:p w14:paraId="13D0A303" w14:textId="3AF03FB3" w:rsidR="007E4382" w:rsidRDefault="008A1A1D" w:rsidP="008B117E">
      <w:pPr>
        <w:pStyle w:val="Titolo1"/>
        <w:numPr>
          <w:ilvl w:val="0"/>
          <w:numId w:val="28"/>
        </w:numPr>
        <w:rPr>
          <w:ins w:id="177" w:author="Francesco Amato" w:date="2021-04-21T11:27:00Z"/>
          <w:rFonts w:asciiTheme="minorHAnsi" w:hAnsiTheme="minorHAnsi" w:cstheme="minorHAnsi"/>
          <w:sz w:val="24"/>
          <w:szCs w:val="24"/>
          <w:lang w:val="en-GB"/>
        </w:rPr>
        <w:pPrChange w:id="178" w:author="Francesco Amato" w:date="2021-04-22T11:23:00Z">
          <w:pPr>
            <w:pStyle w:val="Titolo1"/>
          </w:pPr>
        </w:pPrChange>
      </w:pPr>
      <w:ins w:id="179" w:author="Francesco Amato" w:date="2021-04-21T10:21:00Z">
        <w:r w:rsidRPr="00B3436F">
          <w:rPr>
            <w:rFonts w:asciiTheme="minorHAnsi" w:hAnsiTheme="minorHAnsi" w:cstheme="minorHAnsi"/>
            <w:sz w:val="24"/>
            <w:szCs w:val="24"/>
            <w:lang w:val="en-GB"/>
            <w:rPrChange w:id="180" w:author="Francesco Amato" w:date="2021-04-21T11:27:00Z">
              <w:rPr>
                <w:rFonts w:asciiTheme="minorHAnsi" w:hAnsiTheme="minorHAnsi" w:cstheme="minorHAnsi"/>
                <w:sz w:val="24"/>
                <w:szCs w:val="24"/>
                <w:lang w:val="en-GB"/>
              </w:rPr>
            </w:rPrChange>
          </w:rPr>
          <w:lastRenderedPageBreak/>
          <w:t>DATABASE SCHEMA</w:t>
        </w:r>
      </w:ins>
    </w:p>
    <w:p w14:paraId="6FCE7FC1" w14:textId="3A16B387" w:rsidR="00B3436F" w:rsidRDefault="00B3436F" w:rsidP="00B3436F">
      <w:pPr>
        <w:rPr>
          <w:ins w:id="181" w:author="Francesco Amato" w:date="2021-04-21T15:13:00Z"/>
          <w:lang w:val="en-GB"/>
        </w:rPr>
      </w:pPr>
    </w:p>
    <w:p w14:paraId="302459B8" w14:textId="2E046A6B" w:rsidR="00942708" w:rsidRPr="00942708" w:rsidRDefault="00F84B89" w:rsidP="00942708">
      <w:pPr>
        <w:jc w:val="both"/>
        <w:rPr>
          <w:ins w:id="182" w:author="Francesco Amato" w:date="2021-04-21T15:51:00Z"/>
          <w:rPrChange w:id="183" w:author="Francesco Amato" w:date="2021-04-21T15:51:00Z">
            <w:rPr>
              <w:ins w:id="184" w:author="Francesco Amato" w:date="2021-04-21T15:51:00Z"/>
              <w:lang w:val="it-IT"/>
            </w:rPr>
          </w:rPrChange>
        </w:rPr>
      </w:pPr>
      <w:ins w:id="185" w:author="Francesco Amato" w:date="2021-04-21T15:35:00Z">
        <w:r>
          <w:rPr>
            <w:lang w:val="en-GB"/>
          </w:rPr>
          <w:t xml:space="preserve">The web application </w:t>
        </w:r>
      </w:ins>
      <w:ins w:id="186" w:author="Francesco Amato" w:date="2021-04-21T15:38:00Z">
        <w:r>
          <w:rPr>
            <w:lang w:val="en-GB"/>
          </w:rPr>
          <w:t xml:space="preserve">interfaces with </w:t>
        </w:r>
      </w:ins>
      <w:ins w:id="187" w:author="Francesco Amato" w:date="2021-04-21T15:35:00Z">
        <w:r>
          <w:rPr>
            <w:lang w:val="en-GB"/>
          </w:rPr>
          <w:t>a SQL Server database</w:t>
        </w:r>
      </w:ins>
      <w:ins w:id="188" w:author="Francesco Amato" w:date="2021-04-21T15:43:00Z">
        <w:r>
          <w:rPr>
            <w:lang w:val="en-GB"/>
          </w:rPr>
          <w:t xml:space="preserve">. </w:t>
        </w:r>
      </w:ins>
      <w:ins w:id="189" w:author="Francesco Amato" w:date="2021-04-21T15:51:00Z">
        <w:r w:rsidR="00942708" w:rsidRPr="00942708">
          <w:rPr>
            <w:lang w:val="en"/>
          </w:rPr>
          <w:t>The schem</w:t>
        </w:r>
        <w:r w:rsidR="00942708">
          <w:rPr>
            <w:lang w:val="en"/>
          </w:rPr>
          <w:t>a</w:t>
        </w:r>
        <w:r w:rsidR="00942708" w:rsidRPr="00942708">
          <w:rPr>
            <w:lang w:val="en"/>
          </w:rPr>
          <w:t xml:space="preserve"> of the tables </w:t>
        </w:r>
      </w:ins>
      <w:ins w:id="190" w:author="Francesco Amato" w:date="2021-04-21T16:19:00Z">
        <w:r w:rsidR="001071BE">
          <w:rPr>
            <w:lang w:val="en"/>
          </w:rPr>
          <w:t>is</w:t>
        </w:r>
      </w:ins>
      <w:ins w:id="191" w:author="Francesco Amato" w:date="2021-04-21T15:51:00Z">
        <w:r w:rsidR="00942708" w:rsidRPr="00942708">
          <w:rPr>
            <w:lang w:val="en"/>
          </w:rPr>
          <w:t xml:space="preserve"> shown in the following images</w:t>
        </w:r>
        <w:r w:rsidR="00942708">
          <w:rPr>
            <w:lang w:val="en"/>
          </w:rPr>
          <w:t>:</w:t>
        </w:r>
      </w:ins>
    </w:p>
    <w:p w14:paraId="5A880050" w14:textId="7D92C401" w:rsidR="00F84B89" w:rsidRPr="00F84B89" w:rsidRDefault="00942708" w:rsidP="00F84B89">
      <w:pPr>
        <w:jc w:val="both"/>
        <w:rPr>
          <w:ins w:id="192" w:author="Francesco Amato" w:date="2021-04-21T15:43:00Z"/>
          <w:rPrChange w:id="193" w:author="Francesco Amato" w:date="2021-04-21T15:43:00Z">
            <w:rPr>
              <w:ins w:id="194" w:author="Francesco Amato" w:date="2021-04-21T15:43:00Z"/>
              <w:lang w:val="it-IT"/>
            </w:rPr>
          </w:rPrChange>
        </w:rPr>
      </w:pPr>
      <w:ins w:id="195" w:author="Francesco Amato" w:date="2021-04-21T15:49:00Z">
        <w:r>
          <w:rPr>
            <w:lang w:val="en"/>
          </w:rPr>
          <w:t xml:space="preserve"> </w:t>
        </w:r>
      </w:ins>
    </w:p>
    <w:p w14:paraId="256C9C6A" w14:textId="3B332FF3" w:rsidR="003C3CCE" w:rsidRDefault="00F84B89" w:rsidP="00942708">
      <w:pPr>
        <w:jc w:val="both"/>
        <w:rPr>
          <w:ins w:id="196" w:author="Francesco Amato" w:date="2021-04-21T15:33:00Z"/>
          <w:noProof/>
          <w:lang w:val="en-GB"/>
        </w:rPr>
        <w:pPrChange w:id="197" w:author="Francesco Amato" w:date="2021-04-21T15:46:00Z">
          <w:pPr/>
        </w:pPrChange>
      </w:pPr>
      <w:ins w:id="198" w:author="Francesco Amato" w:date="2021-04-21T15:43:00Z">
        <w:r>
          <w:rPr>
            <w:lang w:val="en-GB"/>
          </w:rPr>
          <w:t xml:space="preserve"> </w:t>
        </w:r>
      </w:ins>
      <w:ins w:id="199" w:author="Francesco Amato" w:date="2021-04-21T15:34:00Z">
        <w:r>
          <w:rPr>
            <w:lang w:val="en-GB"/>
          </w:rPr>
          <w:t xml:space="preserve"> </w:t>
        </w:r>
      </w:ins>
    </w:p>
    <w:p w14:paraId="12500D95" w14:textId="77777777" w:rsidR="00942708" w:rsidRDefault="003C3CCE" w:rsidP="00942708">
      <w:pPr>
        <w:keepNext/>
        <w:rPr>
          <w:ins w:id="200" w:author="Francesco Amato" w:date="2021-04-21T15:45:00Z"/>
        </w:rPr>
        <w:pPrChange w:id="201" w:author="Francesco Amato" w:date="2021-04-21T15:45:00Z">
          <w:pPr/>
        </w:pPrChange>
      </w:pPr>
      <w:ins w:id="202" w:author="Francesco Amato" w:date="2021-04-21T15:28:00Z">
        <w:r>
          <w:rPr>
            <w:noProof/>
            <w:lang w:val="en-GB"/>
          </w:rPr>
          <w:drawing>
            <wp:inline distT="0" distB="0" distL="0" distR="0" wp14:anchorId="2CDDA976" wp14:editId="3613CF5D">
              <wp:extent cx="6202680" cy="3564835"/>
              <wp:effectExtent l="0" t="0" r="7620" b="0"/>
              <wp:docPr id="14" name="Immagin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2941"/>
                      <a:stretch/>
                    </pic:blipFill>
                    <pic:spPr bwMode="auto">
                      <a:xfrm>
                        <a:off x="0" y="0"/>
                        <a:ext cx="6202680" cy="3564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68D765F" w14:textId="56DC64BE" w:rsidR="00A14751" w:rsidRPr="00B3436F" w:rsidRDefault="00942708" w:rsidP="00942708">
      <w:pPr>
        <w:pStyle w:val="Didascalia"/>
        <w:jc w:val="center"/>
        <w:rPr>
          <w:ins w:id="203" w:author="Francesco Amato" w:date="2021-04-21T10:21:00Z"/>
          <w:lang w:val="en-GB"/>
          <w:rPrChange w:id="204" w:author="Francesco Amato" w:date="2021-04-21T11:27:00Z">
            <w:rPr>
              <w:ins w:id="205" w:author="Francesco Amato" w:date="2021-04-21T10:21:00Z"/>
            </w:rPr>
          </w:rPrChange>
        </w:rPr>
        <w:pPrChange w:id="206" w:author="Francesco Amato" w:date="2021-04-21T15:45:00Z">
          <w:pPr>
            <w:pStyle w:val="Paragrafoelenco"/>
            <w:numPr>
              <w:numId w:val="21"/>
            </w:numPr>
            <w:ind w:left="720" w:hanging="360"/>
          </w:pPr>
        </w:pPrChange>
      </w:pPr>
      <w:ins w:id="207" w:author="Francesco Amato" w:date="2021-04-21T15:45:00Z">
        <w:r>
          <w:rPr>
            <w:lang w:val="en-GB"/>
          </w:rPr>
          <w:t>Database schema</w:t>
        </w:r>
      </w:ins>
    </w:p>
    <w:p w14:paraId="0EB53DD0" w14:textId="1BE6DBE3" w:rsidR="003C3CCE" w:rsidRDefault="003C3CCE" w:rsidP="00B3436F">
      <w:pPr>
        <w:pStyle w:val="Titolo1"/>
        <w:rPr>
          <w:ins w:id="208" w:author="Francesco Amato" w:date="2021-04-21T15:34:00Z"/>
          <w:rFonts w:asciiTheme="minorHAnsi" w:hAnsiTheme="minorHAnsi" w:cstheme="minorHAnsi"/>
          <w:sz w:val="24"/>
          <w:szCs w:val="24"/>
          <w:lang w:val="en-GB"/>
        </w:rPr>
      </w:pPr>
    </w:p>
    <w:p w14:paraId="028E53C2" w14:textId="6011AEE1" w:rsidR="003C3CCE" w:rsidRDefault="003C3CCE" w:rsidP="003C3CCE">
      <w:pPr>
        <w:rPr>
          <w:ins w:id="209" w:author="Francesco Amato" w:date="2021-04-21T15:45:00Z"/>
          <w:lang w:val="en-GB"/>
        </w:rPr>
      </w:pPr>
      <w:ins w:id="210" w:author="Francesco Amato" w:date="2021-04-21T15:34:00Z">
        <w:r>
          <w:rPr>
            <w:noProof/>
            <w:lang w:val="en-GB"/>
          </w:rPr>
          <w:drawing>
            <wp:inline distT="0" distB="0" distL="0" distR="0" wp14:anchorId="4BCD4D3E" wp14:editId="6343C1F2">
              <wp:extent cx="6195060" cy="1036320"/>
              <wp:effectExtent l="0" t="0" r="0" b="0"/>
              <wp:docPr id="17" name="Immagin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95060" cy="103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16ED01F" w14:textId="3106EF10" w:rsidR="00942708" w:rsidRPr="003C3CCE" w:rsidRDefault="00942708" w:rsidP="00942708">
      <w:pPr>
        <w:pStyle w:val="Didascalia"/>
        <w:jc w:val="center"/>
        <w:rPr>
          <w:ins w:id="211" w:author="Francesco Amato" w:date="2021-04-21T15:33:00Z"/>
          <w:lang w:val="en-GB"/>
          <w:rPrChange w:id="212" w:author="Francesco Amato" w:date="2021-04-21T15:34:00Z">
            <w:rPr>
              <w:ins w:id="213" w:author="Francesco Amato" w:date="2021-04-21T15:33:00Z"/>
              <w:rFonts w:asciiTheme="minorHAnsi" w:hAnsiTheme="minorHAnsi" w:cstheme="minorHAnsi"/>
              <w:sz w:val="24"/>
              <w:szCs w:val="24"/>
              <w:lang w:val="en-GB"/>
            </w:rPr>
          </w:rPrChange>
        </w:rPr>
        <w:pPrChange w:id="214" w:author="Francesco Amato" w:date="2021-04-21T15:46:00Z">
          <w:pPr>
            <w:pStyle w:val="Titolo1"/>
          </w:pPr>
        </w:pPrChange>
      </w:pPr>
      <w:ins w:id="215" w:author="Francesco Amato" w:date="2021-04-21T15:45:00Z">
        <w:r>
          <w:rPr>
            <w:lang w:val="en-GB"/>
          </w:rPr>
          <w:t>Classificatio</w:t>
        </w:r>
      </w:ins>
      <w:ins w:id="216" w:author="Francesco Amato" w:date="2021-04-21T15:46:00Z">
        <w:r>
          <w:rPr>
            <w:lang w:val="en-GB"/>
          </w:rPr>
          <w:t>n’s table</w:t>
        </w:r>
      </w:ins>
      <w:ins w:id="217" w:author="Francesco Amato" w:date="2021-04-21T16:19:00Z">
        <w:r w:rsidR="001071BE">
          <w:rPr>
            <w:lang w:val="en-GB"/>
          </w:rPr>
          <w:t>s</w:t>
        </w:r>
      </w:ins>
    </w:p>
    <w:p w14:paraId="6B3D9B41" w14:textId="77777777" w:rsidR="00942708" w:rsidRDefault="00942708" w:rsidP="00942708">
      <w:pPr>
        <w:spacing w:line="276" w:lineRule="auto"/>
        <w:rPr>
          <w:ins w:id="218" w:author="Francesco Amato" w:date="2021-04-21T15:47:00Z"/>
        </w:rPr>
      </w:pPr>
    </w:p>
    <w:p w14:paraId="1D238A5D" w14:textId="5ACA1382" w:rsidR="00942708" w:rsidRDefault="00942708" w:rsidP="00942708">
      <w:pPr>
        <w:spacing w:line="276" w:lineRule="auto"/>
        <w:rPr>
          <w:ins w:id="219" w:author="Francesco Amato" w:date="2021-04-21T15:51:00Z"/>
        </w:rPr>
      </w:pPr>
      <w:ins w:id="220" w:author="Francesco Amato" w:date="2021-04-21T15:51:00Z">
        <w:r>
          <w:t xml:space="preserve">The main tables are </w:t>
        </w:r>
      </w:ins>
      <w:ins w:id="221" w:author="Francesco Amato" w:date="2021-04-21T15:52:00Z">
        <w:r>
          <w:t>described in the following table</w:t>
        </w:r>
      </w:ins>
      <w:ins w:id="222" w:author="Francesco Amato" w:date="2021-04-21T15:51:00Z">
        <w:r>
          <w:t>:</w:t>
        </w:r>
      </w:ins>
    </w:p>
    <w:p w14:paraId="0FA753BD" w14:textId="0CF143F0" w:rsidR="00942708" w:rsidRDefault="00942708" w:rsidP="00942708">
      <w:pPr>
        <w:spacing w:line="276" w:lineRule="auto"/>
        <w:rPr>
          <w:ins w:id="223" w:author="Francesco Amato" w:date="2021-04-21T15:47:00Z"/>
          <w:rFonts w:asciiTheme="minorHAnsi" w:eastAsiaTheme="minorHAnsi" w:hAnsiTheme="minorHAnsi" w:cstheme="minorBidi"/>
        </w:rPr>
      </w:pPr>
      <w:ins w:id="224" w:author="Francesco Amato" w:date="2021-04-21T15:47:00Z">
        <w:r>
          <w:t xml:space="preserve"> </w:t>
        </w:r>
      </w:ins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773"/>
        <w:gridCol w:w="7223"/>
        <w:tblGridChange w:id="225">
          <w:tblGrid>
            <w:gridCol w:w="2773"/>
            <w:gridCol w:w="7223"/>
          </w:tblGrid>
        </w:tblGridChange>
      </w:tblGrid>
      <w:tr w:rsidR="0087171F" w14:paraId="42CFA5BD" w14:textId="77777777" w:rsidTr="0087171F">
        <w:trPr>
          <w:ins w:id="226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4421E" w14:textId="24578087" w:rsidR="00942708" w:rsidRDefault="00942708">
            <w:pPr>
              <w:spacing w:line="276" w:lineRule="auto"/>
              <w:rPr>
                <w:ins w:id="227" w:author="Francesco Amato" w:date="2021-04-21T15:47:00Z"/>
                <w:b/>
                <w:bCs/>
              </w:rPr>
            </w:pPr>
            <w:ins w:id="228" w:author="Francesco Amato" w:date="2021-04-21T15:47:00Z">
              <w:r>
                <w:rPr>
                  <w:b/>
                  <w:bCs/>
                </w:rPr>
                <w:t>TABLE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9452D" w14:textId="77777777" w:rsidR="00942708" w:rsidRDefault="00942708">
            <w:pPr>
              <w:spacing w:line="276" w:lineRule="auto"/>
              <w:rPr>
                <w:ins w:id="229" w:author="Francesco Amato" w:date="2021-04-21T15:47:00Z"/>
                <w:b/>
                <w:bCs/>
              </w:rPr>
            </w:pPr>
            <w:ins w:id="230" w:author="Francesco Amato" w:date="2021-04-21T15:47:00Z">
              <w:r>
                <w:rPr>
                  <w:b/>
                  <w:bCs/>
                </w:rPr>
                <w:t>Description</w:t>
              </w:r>
            </w:ins>
          </w:p>
        </w:tc>
      </w:tr>
      <w:tr w:rsidR="0087171F" w14:paraId="7B42A035" w14:textId="77777777" w:rsidTr="0087171F">
        <w:trPr>
          <w:ins w:id="231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62E0F" w14:textId="7FE024F8" w:rsidR="00942708" w:rsidRDefault="00942708">
            <w:pPr>
              <w:spacing w:line="276" w:lineRule="auto"/>
              <w:rPr>
                <w:ins w:id="232" w:author="Francesco Amato" w:date="2021-04-21T15:47:00Z"/>
              </w:rPr>
            </w:pPr>
            <w:ins w:id="233" w:author="Francesco Amato" w:date="2021-04-21T15:47:00Z">
              <w:r>
                <w:t>GOAL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1CC97" w14:textId="1F080D09" w:rsidR="00942708" w:rsidRDefault="0087171F">
            <w:pPr>
              <w:spacing w:line="276" w:lineRule="auto"/>
              <w:rPr>
                <w:ins w:id="234" w:author="Francesco Amato" w:date="2021-04-21T15:47:00Z"/>
              </w:rPr>
            </w:pPr>
            <w:ins w:id="235" w:author="Francesco Amato" w:date="2021-04-21T16:01:00Z">
              <w:r>
                <w:t>L</w:t>
              </w:r>
            </w:ins>
            <w:ins w:id="236" w:author="Francesco Amato" w:date="2021-04-21T15:59:00Z">
              <w:r>
                <w:t>ist of the</w:t>
              </w:r>
            </w:ins>
            <w:ins w:id="237" w:author="Francesco Amato" w:date="2021-04-21T15:47:00Z">
              <w:r w:rsidR="00942708">
                <w:t xml:space="preserve"> </w:t>
              </w:r>
            </w:ins>
            <w:ins w:id="238" w:author="Francesco Amato" w:date="2021-04-21T15:59:00Z">
              <w:r>
                <w:t>goal</w:t>
              </w:r>
            </w:ins>
            <w:ins w:id="239" w:author="Francesco Amato" w:date="2021-04-21T15:47:00Z">
              <w:r w:rsidR="00942708">
                <w:t xml:space="preserve"> </w:t>
              </w:r>
            </w:ins>
          </w:p>
        </w:tc>
      </w:tr>
      <w:tr w:rsidR="0087171F" w14:paraId="6CCA6543" w14:textId="77777777" w:rsidTr="0087171F">
        <w:trPr>
          <w:ins w:id="240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30029" w14:textId="2DB3090C" w:rsidR="00942708" w:rsidRDefault="00942708">
            <w:pPr>
              <w:spacing w:line="276" w:lineRule="auto"/>
              <w:rPr>
                <w:ins w:id="241" w:author="Francesco Amato" w:date="2021-04-21T15:47:00Z"/>
              </w:rPr>
            </w:pPr>
            <w:ins w:id="242" w:author="Francesco Amato" w:date="2021-04-21T15:47:00Z">
              <w:r>
                <w:t>GOAL_TYPE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A1091" w14:textId="1A0C4A99" w:rsidR="00942708" w:rsidRDefault="0087171F">
            <w:pPr>
              <w:spacing w:line="276" w:lineRule="auto"/>
              <w:rPr>
                <w:ins w:id="243" w:author="Francesco Amato" w:date="2021-04-21T15:47:00Z"/>
              </w:rPr>
            </w:pPr>
            <w:ins w:id="244" w:author="Francesco Amato" w:date="2021-04-21T16:01:00Z">
              <w:r>
                <w:t>L</w:t>
              </w:r>
            </w:ins>
            <w:ins w:id="245" w:author="Francesco Amato" w:date="2021-04-21T15:59:00Z">
              <w:r>
                <w:t>ist of type of goal</w:t>
              </w:r>
            </w:ins>
          </w:p>
        </w:tc>
      </w:tr>
      <w:tr w:rsidR="0087171F" w14:paraId="5056BA7B" w14:textId="77777777" w:rsidTr="0087171F">
        <w:trPr>
          <w:ins w:id="246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90C10" w14:textId="6158FFAC" w:rsidR="00942708" w:rsidRDefault="00942708">
            <w:pPr>
              <w:spacing w:line="276" w:lineRule="auto"/>
              <w:rPr>
                <w:ins w:id="247" w:author="Francesco Amato" w:date="2021-04-21T15:47:00Z"/>
              </w:rPr>
            </w:pPr>
            <w:ins w:id="248" w:author="Francesco Amato" w:date="2021-04-21T15:47:00Z">
              <w:r>
                <w:t>TARGET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0908F" w14:textId="5C7F2602" w:rsidR="00942708" w:rsidRDefault="0087171F">
            <w:pPr>
              <w:spacing w:line="276" w:lineRule="auto"/>
              <w:rPr>
                <w:ins w:id="249" w:author="Francesco Amato" w:date="2021-04-21T15:47:00Z"/>
              </w:rPr>
            </w:pPr>
            <w:ins w:id="250" w:author="Francesco Amato" w:date="2021-04-21T16:01:00Z">
              <w:r>
                <w:t>List of</w:t>
              </w:r>
            </w:ins>
            <w:ins w:id="251" w:author="Francesco Amato" w:date="2021-04-21T15:47:00Z">
              <w:r w:rsidR="00942708">
                <w:t xml:space="preserve"> </w:t>
              </w:r>
            </w:ins>
            <w:proofErr w:type="gramStart"/>
            <w:ins w:id="252" w:author="Francesco Amato" w:date="2021-04-21T16:01:00Z">
              <w:r>
                <w:t>t</w:t>
              </w:r>
            </w:ins>
            <w:ins w:id="253" w:author="Francesco Amato" w:date="2021-04-21T15:47:00Z">
              <w:r w:rsidR="00942708">
                <w:t>arget</w:t>
              </w:r>
              <w:proofErr w:type="gramEnd"/>
            </w:ins>
          </w:p>
        </w:tc>
      </w:tr>
      <w:tr w:rsidR="0087171F" w14:paraId="593E0488" w14:textId="77777777" w:rsidTr="0087171F">
        <w:trPr>
          <w:ins w:id="254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15FD9" w14:textId="34FFC1E8" w:rsidR="00942708" w:rsidRDefault="00942708" w:rsidP="00C9562D">
            <w:pPr>
              <w:spacing w:line="276" w:lineRule="auto"/>
              <w:rPr>
                <w:ins w:id="255" w:author="Francesco Amato" w:date="2021-04-21T15:47:00Z"/>
              </w:rPr>
              <w:pPrChange w:id="256" w:author="Francesco Amato" w:date="2021-04-22T10:55:00Z">
                <w:pPr>
                  <w:spacing w:line="276" w:lineRule="auto"/>
                </w:pPr>
              </w:pPrChange>
            </w:pPr>
            <w:ins w:id="257" w:author="Francesco Amato" w:date="2021-04-21T15:47:00Z">
              <w:r>
                <w:rPr>
                  <w:lang w:val="pt-PT"/>
                </w:rPr>
                <w:t>INDICATOR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7106E" w14:textId="0425C0D7" w:rsidR="00942708" w:rsidRDefault="0087171F">
            <w:pPr>
              <w:spacing w:line="276" w:lineRule="auto"/>
              <w:rPr>
                <w:ins w:id="258" w:author="Francesco Amato" w:date="2021-04-21T15:47:00Z"/>
              </w:rPr>
            </w:pPr>
            <w:ins w:id="259" w:author="Francesco Amato" w:date="2021-04-21T16:01:00Z">
              <w:r>
                <w:t>List of indic</w:t>
              </w:r>
            </w:ins>
            <w:ins w:id="260" w:author="Francesco Amato" w:date="2021-04-21T15:47:00Z">
              <w:r w:rsidR="00942708">
                <w:t>ator</w:t>
              </w:r>
            </w:ins>
            <w:ins w:id="261" w:author="Francesco Amato" w:date="2021-04-21T16:02:00Z">
              <w:r>
                <w:t>s</w:t>
              </w:r>
            </w:ins>
          </w:p>
        </w:tc>
      </w:tr>
      <w:tr w:rsidR="0087171F" w14:paraId="56711E3A" w14:textId="77777777" w:rsidTr="0087171F">
        <w:trPr>
          <w:ins w:id="262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BEC61" w14:textId="18273FBE" w:rsidR="00942708" w:rsidRDefault="00942708" w:rsidP="0087171F">
            <w:pPr>
              <w:spacing w:line="276" w:lineRule="auto"/>
              <w:rPr>
                <w:ins w:id="263" w:author="Francesco Amato" w:date="2021-04-21T15:47:00Z"/>
              </w:rPr>
              <w:pPrChange w:id="264" w:author="Francesco Amato" w:date="2021-04-21T15:58:00Z">
                <w:pPr>
                  <w:spacing w:line="276" w:lineRule="auto"/>
                </w:pPr>
              </w:pPrChange>
            </w:pPr>
            <w:ins w:id="265" w:author="Francesco Amato" w:date="2021-04-21T15:47:00Z">
              <w:r>
                <w:t>IND_CODE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80694" w14:textId="6EBD9D65" w:rsidR="00942708" w:rsidRDefault="0087171F">
            <w:pPr>
              <w:spacing w:line="276" w:lineRule="auto"/>
              <w:rPr>
                <w:ins w:id="266" w:author="Francesco Amato" w:date="2021-04-21T15:47:00Z"/>
              </w:rPr>
            </w:pPr>
            <w:ins w:id="267" w:author="Francesco Amato" w:date="2021-04-21T16:02:00Z">
              <w:r>
                <w:t>List of relationships between T</w:t>
              </w:r>
            </w:ins>
            <w:ins w:id="268" w:author="Francesco Amato" w:date="2021-04-21T15:47:00Z">
              <w:r w:rsidR="00942708">
                <w:t>arget</w:t>
              </w:r>
            </w:ins>
            <w:ins w:id="269" w:author="Francesco Amato" w:date="2021-04-21T16:02:00Z">
              <w:r>
                <w:t xml:space="preserve"> and</w:t>
              </w:r>
            </w:ins>
            <w:ins w:id="270" w:author="Francesco Amato" w:date="2021-04-21T15:47:00Z">
              <w:r w:rsidR="00942708">
                <w:t xml:space="preserve"> Indicator</w:t>
              </w:r>
            </w:ins>
            <w:ins w:id="271" w:author="Francesco Amato" w:date="2021-04-21T16:02:00Z">
              <w:r>
                <w:t>s</w:t>
              </w:r>
            </w:ins>
            <w:ins w:id="272" w:author="Francesco Amato" w:date="2021-04-21T15:47:00Z">
              <w:r w:rsidR="00942708">
                <w:t xml:space="preserve"> </w:t>
              </w:r>
            </w:ins>
          </w:p>
        </w:tc>
      </w:tr>
      <w:tr w:rsidR="0087171F" w14:paraId="342BF41D" w14:textId="77777777" w:rsidTr="0087171F">
        <w:trPr>
          <w:ins w:id="273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F04AF" w14:textId="34C52DC5" w:rsidR="00942708" w:rsidRDefault="00942708" w:rsidP="0087171F">
            <w:pPr>
              <w:spacing w:line="276" w:lineRule="auto"/>
              <w:rPr>
                <w:ins w:id="274" w:author="Francesco Amato" w:date="2021-04-21T15:47:00Z"/>
              </w:rPr>
              <w:pPrChange w:id="275" w:author="Francesco Amato" w:date="2021-04-21T15:58:00Z">
                <w:pPr>
                  <w:spacing w:line="276" w:lineRule="auto"/>
                </w:pPr>
              </w:pPrChange>
            </w:pPr>
            <w:ins w:id="276" w:author="Francesco Amato" w:date="2021-04-21T15:47:00Z">
              <w:r>
                <w:rPr>
                  <w:lang w:val="pt-PT"/>
                </w:rPr>
                <w:t>SUBINDICATOR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3A05D" w14:textId="7C02BE64" w:rsidR="00942708" w:rsidRDefault="0087171F">
            <w:pPr>
              <w:spacing w:line="276" w:lineRule="auto"/>
              <w:rPr>
                <w:ins w:id="277" w:author="Francesco Amato" w:date="2021-04-21T15:47:00Z"/>
              </w:rPr>
            </w:pPr>
            <w:ins w:id="278" w:author="Francesco Amato" w:date="2021-04-21T16:03:00Z">
              <w:r>
                <w:t>List of subindicators</w:t>
              </w:r>
            </w:ins>
          </w:p>
        </w:tc>
      </w:tr>
      <w:tr w:rsidR="0087171F" w14:paraId="072331FC" w14:textId="77777777" w:rsidTr="0087171F">
        <w:trPr>
          <w:ins w:id="279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C0430" w14:textId="0B79BEED" w:rsidR="00942708" w:rsidRDefault="00942708" w:rsidP="0087171F">
            <w:pPr>
              <w:spacing w:line="276" w:lineRule="auto"/>
              <w:rPr>
                <w:ins w:id="280" w:author="Francesco Amato" w:date="2021-04-21T15:47:00Z"/>
              </w:rPr>
              <w:pPrChange w:id="281" w:author="Francesco Amato" w:date="2021-04-21T15:58:00Z">
                <w:pPr>
                  <w:spacing w:line="276" w:lineRule="auto"/>
                </w:pPr>
              </w:pPrChange>
            </w:pPr>
            <w:ins w:id="282" w:author="Francesco Amato" w:date="2021-04-21T15:47:00Z">
              <w:r>
                <w:rPr>
                  <w:lang w:val="pt-PT"/>
                </w:rPr>
                <w:lastRenderedPageBreak/>
                <w:t>TIME_PERIOD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9A81E" w14:textId="3E9C7A85" w:rsidR="00942708" w:rsidRDefault="0087171F">
            <w:pPr>
              <w:spacing w:line="276" w:lineRule="auto"/>
              <w:rPr>
                <w:ins w:id="283" w:author="Francesco Amato" w:date="2021-04-21T15:47:00Z"/>
              </w:rPr>
            </w:pPr>
            <w:ins w:id="284" w:author="Francesco Amato" w:date="2021-04-21T16:03:00Z">
              <w:r>
                <w:t xml:space="preserve">List of </w:t>
              </w:r>
              <w:proofErr w:type="gramStart"/>
              <w:r>
                <w:t>t</w:t>
              </w:r>
            </w:ins>
            <w:ins w:id="285" w:author="Francesco Amato" w:date="2021-04-21T15:47:00Z">
              <w:r w:rsidR="00942708">
                <w:t>ime period</w:t>
              </w:r>
              <w:proofErr w:type="gramEnd"/>
            </w:ins>
          </w:p>
        </w:tc>
      </w:tr>
      <w:tr w:rsidR="0087171F" w14:paraId="26A0A440" w14:textId="77777777" w:rsidTr="0087171F">
        <w:trPr>
          <w:ins w:id="286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7EE7F" w14:textId="589E5433" w:rsidR="00942708" w:rsidRDefault="00942708" w:rsidP="0087171F">
            <w:pPr>
              <w:spacing w:line="276" w:lineRule="auto"/>
              <w:rPr>
                <w:ins w:id="287" w:author="Francesco Amato" w:date="2021-04-21T15:47:00Z"/>
              </w:rPr>
              <w:pPrChange w:id="288" w:author="Francesco Amato" w:date="2021-04-21T15:58:00Z">
                <w:pPr>
                  <w:spacing w:line="276" w:lineRule="auto"/>
                </w:pPr>
              </w:pPrChange>
            </w:pPr>
            <w:ins w:id="289" w:author="Francesco Amato" w:date="2021-04-21T15:47:00Z">
              <w:r>
                <w:rPr>
                  <w:lang w:val="pt-PT"/>
                </w:rPr>
                <w:t>SUBINDICATOR_DATA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83D9E" w14:textId="094ADD2A" w:rsidR="00942708" w:rsidRDefault="00942708">
            <w:pPr>
              <w:spacing w:line="276" w:lineRule="auto"/>
              <w:rPr>
                <w:ins w:id="290" w:author="Francesco Amato" w:date="2021-04-21T15:47:00Z"/>
              </w:rPr>
            </w:pPr>
            <w:ins w:id="291" w:author="Francesco Amato" w:date="2021-04-21T15:47:00Z">
              <w:r>
                <w:t>Multidimensional table</w:t>
              </w:r>
            </w:ins>
            <w:ins w:id="292" w:author="Francesco Amato" w:date="2021-04-21T16:04:00Z">
              <w:r w:rsidR="0087171F">
                <w:t xml:space="preserve"> contains</w:t>
              </w:r>
            </w:ins>
            <w:ins w:id="293" w:author="Francesco Amato" w:date="2021-04-21T15:47:00Z">
              <w:r>
                <w:t xml:space="preserve"> </w:t>
              </w:r>
            </w:ins>
            <w:proofErr w:type="spellStart"/>
            <w:ins w:id="294" w:author="Francesco Amato" w:date="2021-04-21T16:04:00Z">
              <w:r w:rsidR="0087171F">
                <w:t>s</w:t>
              </w:r>
            </w:ins>
            <w:ins w:id="295" w:author="Francesco Amato" w:date="2021-04-21T15:47:00Z">
              <w:r>
                <w:t>ubindicator</w:t>
              </w:r>
            </w:ins>
            <w:ins w:id="296" w:author="Francesco Amato" w:date="2021-04-21T16:24:00Z">
              <w:r w:rsidR="001071BE">
                <w:t>’</w:t>
              </w:r>
            </w:ins>
            <w:ins w:id="297" w:author="Francesco Amato" w:date="2021-04-21T16:25:00Z">
              <w:r w:rsidR="001071BE">
                <w:t>s</w:t>
              </w:r>
            </w:ins>
            <w:proofErr w:type="spellEnd"/>
            <w:ins w:id="298" w:author="Francesco Amato" w:date="2021-04-21T15:47:00Z">
              <w:r>
                <w:t xml:space="preserve"> data</w:t>
              </w:r>
            </w:ins>
          </w:p>
        </w:tc>
      </w:tr>
      <w:tr w:rsidR="00763851" w14:paraId="2A60ADD6" w14:textId="77777777" w:rsidTr="0087171F">
        <w:trPr>
          <w:ins w:id="299" w:author="Francesco Amato" w:date="2021-04-21T16:09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3CA36" w14:textId="2F5D67D1" w:rsidR="00763851" w:rsidRDefault="00763851" w:rsidP="0087171F">
            <w:pPr>
              <w:spacing w:line="276" w:lineRule="auto"/>
              <w:rPr>
                <w:ins w:id="300" w:author="Francesco Amato" w:date="2021-04-21T16:09:00Z"/>
                <w:lang w:val="pt-PT"/>
              </w:rPr>
            </w:pPr>
            <w:ins w:id="301" w:author="Francesco Amato" w:date="2021-04-21T16:09:00Z">
              <w:r>
                <w:rPr>
                  <w:lang w:val="pt-PT"/>
                </w:rPr>
                <w:t>CODE_MAPPING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17134" w14:textId="4BC143C1" w:rsidR="00763851" w:rsidRDefault="001071BE">
            <w:pPr>
              <w:spacing w:line="276" w:lineRule="auto"/>
              <w:rPr>
                <w:ins w:id="302" w:author="Francesco Amato" w:date="2021-04-21T16:09:00Z"/>
              </w:rPr>
            </w:pPr>
            <w:ins w:id="303" w:author="Francesco Amato" w:date="2021-04-21T16:20:00Z">
              <w:r>
                <w:t xml:space="preserve">List of labels of indicators </w:t>
              </w:r>
            </w:ins>
            <w:ins w:id="304" w:author="Francesco Amato" w:date="2021-04-21T16:21:00Z">
              <w:r>
                <w:t xml:space="preserve">and subindicators, by </w:t>
              </w:r>
              <w:proofErr w:type="spellStart"/>
              <w:r>
                <w:t>goal_type</w:t>
              </w:r>
              <w:proofErr w:type="spellEnd"/>
              <w:r>
                <w:t>, that are displayed in web application</w:t>
              </w:r>
            </w:ins>
            <w:ins w:id="305" w:author="Francesco Amato" w:date="2021-04-21T16:24:00Z">
              <w:r>
                <w:t>.</w:t>
              </w:r>
            </w:ins>
          </w:p>
        </w:tc>
      </w:tr>
      <w:tr w:rsidR="0087171F" w14:paraId="165E8257" w14:textId="77777777" w:rsidTr="0087171F">
        <w:trPr>
          <w:ins w:id="306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CC744" w14:textId="4D111B04" w:rsidR="00942708" w:rsidRDefault="00942708" w:rsidP="0087171F">
            <w:pPr>
              <w:spacing w:line="276" w:lineRule="auto"/>
              <w:rPr>
                <w:ins w:id="307" w:author="Francesco Amato" w:date="2021-04-21T15:47:00Z"/>
                <w:lang w:val="pt-PT"/>
              </w:rPr>
              <w:pPrChange w:id="308" w:author="Francesco Amato" w:date="2021-04-21T15:58:00Z">
                <w:pPr>
                  <w:spacing w:line="276" w:lineRule="auto"/>
                </w:pPr>
              </w:pPrChange>
            </w:pPr>
            <w:ins w:id="309" w:author="Francesco Amato" w:date="2021-04-21T15:47:00Z">
              <w:r>
                <w:t>DIMENSION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90055" w14:textId="24465746" w:rsidR="00942708" w:rsidRDefault="00942708" w:rsidP="0087171F">
            <w:pPr>
              <w:spacing w:line="276" w:lineRule="auto"/>
              <w:rPr>
                <w:ins w:id="310" w:author="Francesco Amato" w:date="2021-04-21T15:47:00Z"/>
              </w:rPr>
              <w:pPrChange w:id="311" w:author="Francesco Amato" w:date="2021-04-21T15:58:00Z">
                <w:pPr>
                  <w:spacing w:line="276" w:lineRule="auto"/>
                </w:pPr>
              </w:pPrChange>
            </w:pPr>
            <w:ins w:id="312" w:author="Francesco Amato" w:date="2021-04-21T15:47:00Z">
              <w:r>
                <w:t xml:space="preserve">Classification’s list in </w:t>
              </w:r>
              <w:r>
                <w:rPr>
                  <w:lang w:val="pt-PT"/>
                </w:rPr>
                <w:t>SUBINDICATOR_DATA</w:t>
              </w:r>
            </w:ins>
          </w:p>
        </w:tc>
      </w:tr>
      <w:tr w:rsidR="0087171F" w14:paraId="0458B60C" w14:textId="77777777" w:rsidTr="0087171F">
        <w:trPr>
          <w:ins w:id="313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B05B1" w14:textId="6202B8F3" w:rsidR="00942708" w:rsidRDefault="00942708">
            <w:pPr>
              <w:spacing w:line="276" w:lineRule="auto"/>
              <w:rPr>
                <w:ins w:id="314" w:author="Francesco Amato" w:date="2021-04-21T15:47:00Z"/>
              </w:rPr>
            </w:pPr>
            <w:ins w:id="315" w:author="Francesco Amato" w:date="2021-04-21T15:47:00Z">
              <w:r>
                <w:t>CL_AGE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63916" w14:textId="77777777" w:rsidR="00942708" w:rsidRDefault="00942708">
            <w:pPr>
              <w:spacing w:line="276" w:lineRule="auto"/>
              <w:rPr>
                <w:ins w:id="316" w:author="Francesco Amato" w:date="2021-04-21T15:47:00Z"/>
              </w:rPr>
            </w:pPr>
            <w:ins w:id="317" w:author="Francesco Amato" w:date="2021-04-21T15:47:00Z">
              <w:r>
                <w:t xml:space="preserve">Classification in </w:t>
              </w:r>
              <w:r>
                <w:rPr>
                  <w:lang w:val="pt-PT"/>
                </w:rPr>
                <w:t>SUBINDICATOR_DATA</w:t>
              </w:r>
            </w:ins>
          </w:p>
        </w:tc>
      </w:tr>
      <w:tr w:rsidR="0087171F" w14:paraId="5D111633" w14:textId="77777777" w:rsidTr="0087171F">
        <w:trPr>
          <w:ins w:id="318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C8E8C" w14:textId="0CE67B98" w:rsidR="00942708" w:rsidRDefault="00942708">
            <w:pPr>
              <w:spacing w:line="276" w:lineRule="auto"/>
              <w:rPr>
                <w:ins w:id="319" w:author="Francesco Amato" w:date="2021-04-21T15:47:00Z"/>
              </w:rPr>
            </w:pPr>
            <w:ins w:id="320" w:author="Francesco Amato" w:date="2021-04-21T15:47:00Z">
              <w:r>
                <w:t>CL_DISABILITY_STATUS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586CC" w14:textId="77777777" w:rsidR="00942708" w:rsidRDefault="00942708">
            <w:pPr>
              <w:spacing w:line="276" w:lineRule="auto"/>
              <w:rPr>
                <w:ins w:id="321" w:author="Francesco Amato" w:date="2021-04-21T15:47:00Z"/>
              </w:rPr>
            </w:pPr>
            <w:ins w:id="322" w:author="Francesco Amato" w:date="2021-04-21T15:47:00Z">
              <w:r>
                <w:t xml:space="preserve">Classification in </w:t>
              </w:r>
              <w:r>
                <w:rPr>
                  <w:lang w:val="pt-PT"/>
                </w:rPr>
                <w:t>SUBINDICATOR_DATA</w:t>
              </w:r>
            </w:ins>
          </w:p>
        </w:tc>
      </w:tr>
      <w:tr w:rsidR="0087171F" w14:paraId="2629EB49" w14:textId="77777777" w:rsidTr="0087171F">
        <w:trPr>
          <w:ins w:id="323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D976A" w14:textId="4D591BE4" w:rsidR="00942708" w:rsidRDefault="00942708">
            <w:pPr>
              <w:spacing w:line="276" w:lineRule="auto"/>
              <w:rPr>
                <w:ins w:id="324" w:author="Francesco Amato" w:date="2021-04-21T15:47:00Z"/>
              </w:rPr>
            </w:pPr>
            <w:ins w:id="325" w:author="Francesco Amato" w:date="2021-04-21T15:47:00Z">
              <w:r>
                <w:t>CL_EDU_LEVEL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6A523" w14:textId="77777777" w:rsidR="00942708" w:rsidRDefault="00942708">
            <w:pPr>
              <w:spacing w:line="276" w:lineRule="auto"/>
              <w:rPr>
                <w:ins w:id="326" w:author="Francesco Amato" w:date="2021-04-21T15:47:00Z"/>
              </w:rPr>
            </w:pPr>
            <w:ins w:id="327" w:author="Francesco Amato" w:date="2021-04-21T15:47:00Z">
              <w:r>
                <w:t xml:space="preserve">Classification in </w:t>
              </w:r>
              <w:r>
                <w:rPr>
                  <w:lang w:val="pt-PT"/>
                </w:rPr>
                <w:t>SUBINDICATOR_DATA</w:t>
              </w:r>
            </w:ins>
          </w:p>
        </w:tc>
      </w:tr>
      <w:tr w:rsidR="0087171F" w14:paraId="4011C975" w14:textId="77777777" w:rsidTr="0087171F">
        <w:trPr>
          <w:ins w:id="328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41282" w14:textId="2002B563" w:rsidR="00942708" w:rsidRDefault="00942708">
            <w:pPr>
              <w:spacing w:line="276" w:lineRule="auto"/>
              <w:rPr>
                <w:ins w:id="329" w:author="Francesco Amato" w:date="2021-04-21T15:47:00Z"/>
              </w:rPr>
            </w:pPr>
            <w:ins w:id="330" w:author="Francesco Amato" w:date="2021-04-21T15:47:00Z">
              <w:r>
                <w:t>CL_EMPLOYMENTSTATUS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6C78A" w14:textId="77777777" w:rsidR="00942708" w:rsidRDefault="00942708">
            <w:pPr>
              <w:spacing w:line="276" w:lineRule="auto"/>
              <w:rPr>
                <w:ins w:id="331" w:author="Francesco Amato" w:date="2021-04-21T15:47:00Z"/>
              </w:rPr>
            </w:pPr>
            <w:ins w:id="332" w:author="Francesco Amato" w:date="2021-04-21T15:47:00Z">
              <w:r>
                <w:t xml:space="preserve">Classification in </w:t>
              </w:r>
              <w:r>
                <w:rPr>
                  <w:lang w:val="pt-PT"/>
                </w:rPr>
                <w:t>SUBINDICATOR_DATA</w:t>
              </w:r>
            </w:ins>
          </w:p>
        </w:tc>
      </w:tr>
      <w:tr w:rsidR="0087171F" w14:paraId="6FB818B6" w14:textId="77777777" w:rsidTr="0087171F">
        <w:trPr>
          <w:ins w:id="333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A5C8F" w14:textId="39AE0646" w:rsidR="00942708" w:rsidRDefault="00942708">
            <w:pPr>
              <w:spacing w:line="276" w:lineRule="auto"/>
              <w:rPr>
                <w:ins w:id="334" w:author="Francesco Amato" w:date="2021-04-21T15:47:00Z"/>
              </w:rPr>
            </w:pPr>
            <w:ins w:id="335" w:author="Francesco Amato" w:date="2021-04-21T15:47:00Z">
              <w:r>
                <w:t>CL_INCOME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D7F43" w14:textId="77777777" w:rsidR="00942708" w:rsidRDefault="00942708">
            <w:pPr>
              <w:spacing w:line="276" w:lineRule="auto"/>
              <w:rPr>
                <w:ins w:id="336" w:author="Francesco Amato" w:date="2021-04-21T15:47:00Z"/>
              </w:rPr>
            </w:pPr>
            <w:ins w:id="337" w:author="Francesco Amato" w:date="2021-04-21T15:47:00Z">
              <w:r>
                <w:t xml:space="preserve">Classification in </w:t>
              </w:r>
              <w:r>
                <w:rPr>
                  <w:lang w:val="pt-PT"/>
                </w:rPr>
                <w:t>SUBINDICATOR_DATA</w:t>
              </w:r>
            </w:ins>
          </w:p>
        </w:tc>
      </w:tr>
      <w:tr w:rsidR="0087171F" w14:paraId="610C9EF2" w14:textId="77777777" w:rsidTr="0087171F">
        <w:trPr>
          <w:ins w:id="338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8E320" w14:textId="23D7E46B" w:rsidR="00942708" w:rsidRDefault="00942708">
            <w:pPr>
              <w:spacing w:line="276" w:lineRule="auto"/>
              <w:rPr>
                <w:ins w:id="339" w:author="Francesco Amato" w:date="2021-04-21T15:47:00Z"/>
              </w:rPr>
            </w:pPr>
            <w:ins w:id="340" w:author="Francesco Amato" w:date="2021-04-21T15:47:00Z">
              <w:r>
                <w:t>CL_INTERNETSPEED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DF067" w14:textId="77777777" w:rsidR="00942708" w:rsidRDefault="00942708">
            <w:pPr>
              <w:spacing w:line="276" w:lineRule="auto"/>
              <w:rPr>
                <w:ins w:id="341" w:author="Francesco Amato" w:date="2021-04-21T15:47:00Z"/>
              </w:rPr>
            </w:pPr>
            <w:ins w:id="342" w:author="Francesco Amato" w:date="2021-04-21T15:47:00Z">
              <w:r>
                <w:t xml:space="preserve">Classification in </w:t>
              </w:r>
              <w:r>
                <w:rPr>
                  <w:lang w:val="pt-PT"/>
                </w:rPr>
                <w:t>SUBINDICATOR_DATA</w:t>
              </w:r>
            </w:ins>
          </w:p>
        </w:tc>
      </w:tr>
      <w:tr w:rsidR="0087171F" w14:paraId="5B0B93A9" w14:textId="77777777" w:rsidTr="0087171F">
        <w:trPr>
          <w:ins w:id="343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A89BF" w14:textId="5ECC5B09" w:rsidR="00942708" w:rsidRDefault="00942708">
            <w:pPr>
              <w:spacing w:line="276" w:lineRule="auto"/>
              <w:rPr>
                <w:ins w:id="344" w:author="Francesco Amato" w:date="2021-04-21T15:47:00Z"/>
              </w:rPr>
            </w:pPr>
            <w:ins w:id="345" w:author="Francesco Amato" w:date="2021-04-21T15:47:00Z">
              <w:r>
                <w:t>CL_OBS_STATUS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34A71" w14:textId="77777777" w:rsidR="00942708" w:rsidRDefault="00942708">
            <w:pPr>
              <w:spacing w:line="276" w:lineRule="auto"/>
              <w:rPr>
                <w:ins w:id="346" w:author="Francesco Amato" w:date="2021-04-21T15:47:00Z"/>
              </w:rPr>
            </w:pPr>
            <w:ins w:id="347" w:author="Francesco Amato" w:date="2021-04-21T15:47:00Z">
              <w:r>
                <w:t xml:space="preserve">Classification in </w:t>
              </w:r>
              <w:r>
                <w:rPr>
                  <w:lang w:val="pt-PT"/>
                </w:rPr>
                <w:t>SUBINDICATOR_DATA</w:t>
              </w:r>
            </w:ins>
          </w:p>
        </w:tc>
      </w:tr>
      <w:tr w:rsidR="0087171F" w14:paraId="466C9332" w14:textId="77777777" w:rsidTr="0087171F">
        <w:trPr>
          <w:ins w:id="348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CA697" w14:textId="3D00C2C2" w:rsidR="00942708" w:rsidRDefault="00942708">
            <w:pPr>
              <w:spacing w:line="276" w:lineRule="auto"/>
              <w:rPr>
                <w:ins w:id="349" w:author="Francesco Amato" w:date="2021-04-21T15:47:00Z"/>
              </w:rPr>
            </w:pPr>
            <w:ins w:id="350" w:author="Francesco Amato" w:date="2021-04-21T15:47:00Z">
              <w:r>
                <w:t>CL_OCCUPATION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FD3C8" w14:textId="77777777" w:rsidR="00942708" w:rsidRDefault="00942708">
            <w:pPr>
              <w:spacing w:line="276" w:lineRule="auto"/>
              <w:rPr>
                <w:ins w:id="351" w:author="Francesco Amato" w:date="2021-04-21T15:47:00Z"/>
              </w:rPr>
            </w:pPr>
            <w:ins w:id="352" w:author="Francesco Amato" w:date="2021-04-21T15:47:00Z">
              <w:r>
                <w:t xml:space="preserve">Classification in </w:t>
              </w:r>
              <w:r>
                <w:rPr>
                  <w:lang w:val="pt-PT"/>
                </w:rPr>
                <w:t>SUBINDICATOR_DATA</w:t>
              </w:r>
            </w:ins>
          </w:p>
        </w:tc>
      </w:tr>
      <w:tr w:rsidR="0087171F" w14:paraId="782348A0" w14:textId="77777777" w:rsidTr="0087171F">
        <w:trPr>
          <w:ins w:id="353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7C273" w14:textId="65957E71" w:rsidR="00942708" w:rsidRDefault="00942708">
            <w:pPr>
              <w:spacing w:line="276" w:lineRule="auto"/>
              <w:rPr>
                <w:ins w:id="354" w:author="Francesco Amato" w:date="2021-04-21T15:47:00Z"/>
              </w:rPr>
            </w:pPr>
            <w:ins w:id="355" w:author="Francesco Amato" w:date="2021-04-21T15:47:00Z">
              <w:r>
                <w:t>CL_REF_AREA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B9517" w14:textId="77777777" w:rsidR="00942708" w:rsidRDefault="00942708">
            <w:pPr>
              <w:spacing w:line="276" w:lineRule="auto"/>
              <w:rPr>
                <w:ins w:id="356" w:author="Francesco Amato" w:date="2021-04-21T15:47:00Z"/>
              </w:rPr>
            </w:pPr>
            <w:ins w:id="357" w:author="Francesco Amato" w:date="2021-04-21T15:47:00Z">
              <w:r>
                <w:t xml:space="preserve">Classification in </w:t>
              </w:r>
              <w:r>
                <w:rPr>
                  <w:lang w:val="pt-PT"/>
                </w:rPr>
                <w:t>SUBINDICATOR_DATA</w:t>
              </w:r>
            </w:ins>
          </w:p>
        </w:tc>
      </w:tr>
      <w:tr w:rsidR="0087171F" w14:paraId="6AF04A71" w14:textId="77777777" w:rsidTr="0087171F">
        <w:trPr>
          <w:ins w:id="358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627F2" w14:textId="03C8CA7C" w:rsidR="00942708" w:rsidRDefault="00942708">
            <w:pPr>
              <w:spacing w:line="276" w:lineRule="auto"/>
              <w:rPr>
                <w:ins w:id="359" w:author="Francesco Amato" w:date="2021-04-21T15:47:00Z"/>
              </w:rPr>
            </w:pPr>
            <w:ins w:id="360" w:author="Francesco Amato" w:date="2021-04-21T15:47:00Z">
              <w:r>
                <w:t>CL_REPORTING_TYPE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758A4" w14:textId="77777777" w:rsidR="00942708" w:rsidRDefault="00942708">
            <w:pPr>
              <w:spacing w:line="276" w:lineRule="auto"/>
              <w:rPr>
                <w:ins w:id="361" w:author="Francesco Amato" w:date="2021-04-21T15:47:00Z"/>
              </w:rPr>
            </w:pPr>
            <w:ins w:id="362" w:author="Francesco Amato" w:date="2021-04-21T15:47:00Z">
              <w:r>
                <w:t xml:space="preserve">Classification in </w:t>
              </w:r>
              <w:r>
                <w:rPr>
                  <w:lang w:val="pt-PT"/>
                </w:rPr>
                <w:t>SUBINDICATOR_DATA</w:t>
              </w:r>
            </w:ins>
          </w:p>
        </w:tc>
      </w:tr>
      <w:tr w:rsidR="0087171F" w14:paraId="3400C570" w14:textId="77777777" w:rsidTr="0087171F">
        <w:trPr>
          <w:ins w:id="363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4BA1A" w14:textId="07D992A1" w:rsidR="00942708" w:rsidRDefault="00942708">
            <w:pPr>
              <w:spacing w:line="276" w:lineRule="auto"/>
              <w:rPr>
                <w:ins w:id="364" w:author="Francesco Amato" w:date="2021-04-21T15:47:00Z"/>
              </w:rPr>
            </w:pPr>
            <w:ins w:id="365" w:author="Francesco Amato" w:date="2021-04-21T15:47:00Z">
              <w:r>
                <w:t>CL_SEX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44465" w14:textId="77777777" w:rsidR="00942708" w:rsidRDefault="00942708">
            <w:pPr>
              <w:spacing w:line="276" w:lineRule="auto"/>
              <w:rPr>
                <w:ins w:id="366" w:author="Francesco Amato" w:date="2021-04-21T15:47:00Z"/>
              </w:rPr>
            </w:pPr>
            <w:ins w:id="367" w:author="Francesco Amato" w:date="2021-04-21T15:47:00Z">
              <w:r>
                <w:t xml:space="preserve">Classification in </w:t>
              </w:r>
              <w:r>
                <w:rPr>
                  <w:lang w:val="pt-PT"/>
                </w:rPr>
                <w:t>SUBINDICATOR_DATA</w:t>
              </w:r>
            </w:ins>
          </w:p>
        </w:tc>
      </w:tr>
      <w:tr w:rsidR="0087171F" w14:paraId="38EB2A9C" w14:textId="77777777" w:rsidTr="0087171F">
        <w:trPr>
          <w:ins w:id="368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31F26" w14:textId="272BE249" w:rsidR="00942708" w:rsidRDefault="00942708">
            <w:pPr>
              <w:spacing w:line="276" w:lineRule="auto"/>
              <w:rPr>
                <w:ins w:id="369" w:author="Francesco Amato" w:date="2021-04-21T15:47:00Z"/>
              </w:rPr>
            </w:pPr>
            <w:ins w:id="370" w:author="Francesco Amato" w:date="2021-04-21T15:47:00Z">
              <w:r>
                <w:t>CL_UNIT_MEASURE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EB6E4" w14:textId="77777777" w:rsidR="00942708" w:rsidRDefault="00942708">
            <w:pPr>
              <w:spacing w:line="276" w:lineRule="auto"/>
              <w:rPr>
                <w:ins w:id="371" w:author="Francesco Amato" w:date="2021-04-21T15:47:00Z"/>
              </w:rPr>
            </w:pPr>
            <w:ins w:id="372" w:author="Francesco Amato" w:date="2021-04-21T15:47:00Z">
              <w:r>
                <w:t xml:space="preserve">Classification in </w:t>
              </w:r>
              <w:r>
                <w:rPr>
                  <w:lang w:val="pt-PT"/>
                </w:rPr>
                <w:t>SUBINDICATOR_DATA</w:t>
              </w:r>
            </w:ins>
          </w:p>
        </w:tc>
      </w:tr>
      <w:tr w:rsidR="0087171F" w14:paraId="1A64B670" w14:textId="77777777" w:rsidTr="0087171F">
        <w:trPr>
          <w:ins w:id="373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E7E16" w14:textId="3B802358" w:rsidR="00942708" w:rsidRDefault="00942708">
            <w:pPr>
              <w:spacing w:line="276" w:lineRule="auto"/>
              <w:rPr>
                <w:ins w:id="374" w:author="Francesco Amato" w:date="2021-04-21T15:47:00Z"/>
              </w:rPr>
            </w:pPr>
            <w:ins w:id="375" w:author="Francesco Amato" w:date="2021-04-21T15:47:00Z">
              <w:r>
                <w:rPr>
                  <w:lang w:val="fr-FR"/>
                </w:rPr>
                <w:t>CL_UNIT_MULT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DC8B" w14:textId="77777777" w:rsidR="00942708" w:rsidRDefault="00942708">
            <w:pPr>
              <w:spacing w:line="276" w:lineRule="auto"/>
              <w:rPr>
                <w:ins w:id="376" w:author="Francesco Amato" w:date="2021-04-21T15:47:00Z"/>
              </w:rPr>
            </w:pPr>
            <w:ins w:id="377" w:author="Francesco Amato" w:date="2021-04-21T15:47:00Z">
              <w:r>
                <w:t xml:space="preserve">Classification in </w:t>
              </w:r>
              <w:r>
                <w:rPr>
                  <w:lang w:val="pt-PT"/>
                </w:rPr>
                <w:t>SUBINDICATOR_DATA</w:t>
              </w:r>
            </w:ins>
          </w:p>
        </w:tc>
      </w:tr>
      <w:tr w:rsidR="0087171F" w14:paraId="60EFBF19" w14:textId="77777777" w:rsidTr="0087171F">
        <w:trPr>
          <w:ins w:id="378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79692" w14:textId="3BE2FF7B" w:rsidR="00942708" w:rsidRDefault="00942708">
            <w:pPr>
              <w:spacing w:line="276" w:lineRule="auto"/>
              <w:rPr>
                <w:ins w:id="379" w:author="Francesco Amato" w:date="2021-04-21T15:47:00Z"/>
              </w:rPr>
            </w:pPr>
            <w:ins w:id="380" w:author="Francesco Amato" w:date="2021-04-21T15:47:00Z">
              <w:r>
                <w:rPr>
                  <w:lang w:val="fr-FR"/>
                </w:rPr>
                <w:t>CL_URBANISATION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81523" w14:textId="77777777" w:rsidR="00942708" w:rsidRDefault="00942708">
            <w:pPr>
              <w:spacing w:line="276" w:lineRule="auto"/>
              <w:rPr>
                <w:ins w:id="381" w:author="Francesco Amato" w:date="2021-04-21T15:47:00Z"/>
              </w:rPr>
            </w:pPr>
            <w:ins w:id="382" w:author="Francesco Amato" w:date="2021-04-21T15:47:00Z">
              <w:r>
                <w:t xml:space="preserve">Classification in </w:t>
              </w:r>
              <w:r>
                <w:rPr>
                  <w:lang w:val="pt-PT"/>
                </w:rPr>
                <w:t>SUBINDICATOR_DATA</w:t>
              </w:r>
            </w:ins>
          </w:p>
        </w:tc>
      </w:tr>
      <w:tr w:rsidR="0087171F" w14:paraId="0FEBFA62" w14:textId="77777777" w:rsidTr="0087171F">
        <w:trPr>
          <w:ins w:id="383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304AF" w14:textId="750D57F9" w:rsidR="00942708" w:rsidRDefault="00942708">
            <w:pPr>
              <w:spacing w:line="276" w:lineRule="auto"/>
              <w:rPr>
                <w:ins w:id="384" w:author="Francesco Amato" w:date="2021-04-21T15:47:00Z"/>
              </w:rPr>
            </w:pPr>
            <w:ins w:id="385" w:author="Francesco Amato" w:date="2021-04-21T15:47:00Z">
              <w:r>
                <w:rPr>
                  <w:lang w:val="fr-FR"/>
                </w:rPr>
                <w:t>CL_VIOLENCETYPE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7AF47" w14:textId="77777777" w:rsidR="00942708" w:rsidRDefault="00942708">
            <w:pPr>
              <w:spacing w:line="276" w:lineRule="auto"/>
              <w:rPr>
                <w:ins w:id="386" w:author="Francesco Amato" w:date="2021-04-21T15:47:00Z"/>
              </w:rPr>
            </w:pPr>
            <w:ins w:id="387" w:author="Francesco Amato" w:date="2021-04-21T15:47:00Z">
              <w:r>
                <w:t xml:space="preserve">Classification in </w:t>
              </w:r>
              <w:r>
                <w:rPr>
                  <w:lang w:val="pt-PT"/>
                </w:rPr>
                <w:t>SUBINDICATOR_DATA</w:t>
              </w:r>
            </w:ins>
          </w:p>
        </w:tc>
      </w:tr>
      <w:tr w:rsidR="0087171F" w14:paraId="0CC5128C" w14:textId="77777777" w:rsidTr="0087171F">
        <w:trPr>
          <w:ins w:id="388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12EEE" w14:textId="1AE26819" w:rsidR="00942708" w:rsidRDefault="00942708">
            <w:pPr>
              <w:spacing w:line="276" w:lineRule="auto"/>
              <w:rPr>
                <w:ins w:id="389" w:author="Francesco Amato" w:date="2021-04-21T15:47:00Z"/>
              </w:rPr>
            </w:pPr>
            <w:ins w:id="390" w:author="Francesco Amato" w:date="2021-04-21T15:47:00Z">
              <w:r>
                <w:t>CL_YEAROFSCHOOLING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25C8B" w14:textId="77777777" w:rsidR="00942708" w:rsidRDefault="00942708">
            <w:pPr>
              <w:spacing w:line="276" w:lineRule="auto"/>
              <w:rPr>
                <w:ins w:id="391" w:author="Francesco Amato" w:date="2021-04-21T15:47:00Z"/>
              </w:rPr>
            </w:pPr>
            <w:ins w:id="392" w:author="Francesco Amato" w:date="2021-04-21T15:47:00Z">
              <w:r>
                <w:t xml:space="preserve">Classification in </w:t>
              </w:r>
              <w:r>
                <w:rPr>
                  <w:lang w:val="pt-PT"/>
                </w:rPr>
                <w:t>SUBINDICATOR_DATA</w:t>
              </w:r>
            </w:ins>
          </w:p>
        </w:tc>
      </w:tr>
      <w:tr w:rsidR="0087171F" w14:paraId="787B5A44" w14:textId="77777777" w:rsidTr="0087171F">
        <w:trPr>
          <w:ins w:id="393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5345C" w14:textId="3BC42F6C" w:rsidR="00942708" w:rsidRDefault="00942708">
            <w:pPr>
              <w:spacing w:line="276" w:lineRule="auto"/>
              <w:rPr>
                <w:ins w:id="394" w:author="Francesco Amato" w:date="2021-04-21T15:47:00Z"/>
              </w:rPr>
            </w:pPr>
            <w:ins w:id="395" w:author="Francesco Amato" w:date="2021-04-21T15:47:00Z">
              <w:r>
                <w:t>USERS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6B3C4" w14:textId="6460EF9C" w:rsidR="00942708" w:rsidRDefault="00763851">
            <w:pPr>
              <w:spacing w:line="276" w:lineRule="auto"/>
              <w:rPr>
                <w:ins w:id="396" w:author="Francesco Amato" w:date="2021-04-21T15:47:00Z"/>
              </w:rPr>
            </w:pPr>
            <w:ins w:id="397" w:author="Francesco Amato" w:date="2021-04-21T16:05:00Z">
              <w:r>
                <w:t>List web application’s users</w:t>
              </w:r>
            </w:ins>
          </w:p>
        </w:tc>
      </w:tr>
      <w:tr w:rsidR="0087171F" w14:paraId="327E77D4" w14:textId="77777777" w:rsidTr="0087171F">
        <w:trPr>
          <w:ins w:id="398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BBA3E" w14:textId="1609105B" w:rsidR="00942708" w:rsidRDefault="00942708" w:rsidP="0087171F">
            <w:pPr>
              <w:spacing w:line="276" w:lineRule="auto"/>
              <w:rPr>
                <w:ins w:id="399" w:author="Francesco Amato" w:date="2021-04-21T15:47:00Z"/>
              </w:rPr>
              <w:pPrChange w:id="400" w:author="Francesco Amato" w:date="2021-04-21T15:58:00Z">
                <w:pPr>
                  <w:spacing w:line="276" w:lineRule="auto"/>
                  <w:ind w:firstLine="708"/>
                </w:pPr>
              </w:pPrChange>
            </w:pPr>
            <w:ins w:id="401" w:author="Francesco Amato" w:date="2021-04-21T15:47:00Z">
              <w:r>
                <w:rPr>
                  <w:lang w:val="pt-PT"/>
                </w:rPr>
                <w:t>ROLES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4BAC8" w14:textId="3D41D5B6" w:rsidR="00942708" w:rsidRDefault="00763851">
            <w:pPr>
              <w:spacing w:line="276" w:lineRule="auto"/>
              <w:rPr>
                <w:ins w:id="402" w:author="Francesco Amato" w:date="2021-04-21T15:47:00Z"/>
              </w:rPr>
            </w:pPr>
            <w:ins w:id="403" w:author="Francesco Amato" w:date="2021-04-21T16:05:00Z">
              <w:r>
                <w:t>List of r</w:t>
              </w:r>
            </w:ins>
            <w:ins w:id="404" w:author="Francesco Amato" w:date="2021-04-21T15:47:00Z">
              <w:r w:rsidR="00942708">
                <w:t>oles of users (Admin, User)</w:t>
              </w:r>
            </w:ins>
          </w:p>
        </w:tc>
      </w:tr>
      <w:tr w:rsidR="0087171F" w14:paraId="196C8096" w14:textId="77777777" w:rsidTr="0087171F">
        <w:trPr>
          <w:ins w:id="405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AEF61" w14:textId="74C536A4" w:rsidR="00942708" w:rsidRDefault="00942708" w:rsidP="0087171F">
            <w:pPr>
              <w:spacing w:line="276" w:lineRule="auto"/>
              <w:rPr>
                <w:ins w:id="406" w:author="Francesco Amato" w:date="2021-04-21T15:47:00Z"/>
              </w:rPr>
              <w:pPrChange w:id="407" w:author="Francesco Amato" w:date="2021-04-21T15:58:00Z">
                <w:pPr>
                  <w:spacing w:line="276" w:lineRule="auto"/>
                </w:pPr>
              </w:pPrChange>
            </w:pPr>
            <w:ins w:id="408" w:author="Francesco Amato" w:date="2021-04-21T15:47:00Z">
              <w:r>
                <w:t>DEPARTMENT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E3E65" w14:textId="6BA480F5" w:rsidR="00942708" w:rsidRDefault="00763851">
            <w:pPr>
              <w:spacing w:line="276" w:lineRule="auto"/>
              <w:rPr>
                <w:ins w:id="409" w:author="Francesco Amato" w:date="2021-04-21T15:47:00Z"/>
              </w:rPr>
            </w:pPr>
            <w:ins w:id="410" w:author="Francesco Amato" w:date="2021-04-21T16:06:00Z">
              <w:r>
                <w:rPr>
                  <w:rStyle w:val="jlqj4b"/>
                  <w:lang w:val="en"/>
                </w:rPr>
                <w:t xml:space="preserve">List of </w:t>
              </w:r>
            </w:ins>
            <w:ins w:id="411" w:author="Francesco Amato" w:date="2021-04-21T15:47:00Z">
              <w:r w:rsidR="00942708">
                <w:rPr>
                  <w:rStyle w:val="jlqj4b"/>
                  <w:lang w:val="en"/>
                </w:rPr>
                <w:t>departments</w:t>
              </w:r>
            </w:ins>
            <w:ins w:id="412" w:author="Francesco Amato" w:date="2021-04-21T16:06:00Z">
              <w:r>
                <w:rPr>
                  <w:rStyle w:val="jlqj4b"/>
                  <w:lang w:val="en"/>
                </w:rPr>
                <w:t xml:space="preserve"> of Institute</w:t>
              </w:r>
            </w:ins>
          </w:p>
        </w:tc>
      </w:tr>
      <w:tr w:rsidR="0087171F" w14:paraId="331C9802" w14:textId="77777777" w:rsidTr="0087171F">
        <w:trPr>
          <w:ins w:id="413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6B080" w14:textId="4CCE2BA3" w:rsidR="00942708" w:rsidRDefault="00942708" w:rsidP="0087171F">
            <w:pPr>
              <w:spacing w:line="276" w:lineRule="auto"/>
              <w:rPr>
                <w:ins w:id="414" w:author="Francesco Amato" w:date="2021-04-21T15:47:00Z"/>
              </w:rPr>
              <w:pPrChange w:id="415" w:author="Francesco Amato" w:date="2021-04-21T15:58:00Z">
                <w:pPr>
                  <w:spacing w:line="276" w:lineRule="auto"/>
                </w:pPr>
              </w:pPrChange>
            </w:pPr>
            <w:ins w:id="416" w:author="Francesco Amato" w:date="2021-04-21T15:47:00Z">
              <w:r>
                <w:t>DEP_INDICATOR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DE30F" w14:textId="1754C849" w:rsidR="00942708" w:rsidRDefault="00763851">
            <w:pPr>
              <w:spacing w:line="276" w:lineRule="auto"/>
              <w:rPr>
                <w:ins w:id="417" w:author="Francesco Amato" w:date="2021-04-21T15:47:00Z"/>
              </w:rPr>
            </w:pPr>
            <w:ins w:id="418" w:author="Francesco Amato" w:date="2021-04-21T16:07:00Z">
              <w:r>
                <w:t xml:space="preserve">List of relationships between </w:t>
              </w:r>
            </w:ins>
            <w:ins w:id="419" w:author="Francesco Amato" w:date="2021-04-21T15:47:00Z">
              <w:r w:rsidR="00942708">
                <w:t>indicator</w:t>
              </w:r>
            </w:ins>
            <w:ins w:id="420" w:author="Francesco Amato" w:date="2021-04-21T16:07:00Z">
              <w:r>
                <w:t>s an</w:t>
              </w:r>
            </w:ins>
            <w:ins w:id="421" w:author="Francesco Amato" w:date="2021-04-21T16:08:00Z">
              <w:r>
                <w:t>d</w:t>
              </w:r>
            </w:ins>
            <w:ins w:id="422" w:author="Francesco Amato" w:date="2021-04-21T16:07:00Z">
              <w:r>
                <w:t xml:space="preserve"> departments</w:t>
              </w:r>
            </w:ins>
          </w:p>
        </w:tc>
      </w:tr>
      <w:tr w:rsidR="0087171F" w14:paraId="21AA881F" w14:textId="77777777" w:rsidTr="0087171F">
        <w:trPr>
          <w:ins w:id="423" w:author="Francesco Amato" w:date="2021-04-21T15:47:00Z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313B8" w14:textId="1C6CE203" w:rsidR="00942708" w:rsidRDefault="00942708" w:rsidP="0087171F">
            <w:pPr>
              <w:spacing w:line="276" w:lineRule="auto"/>
              <w:rPr>
                <w:ins w:id="424" w:author="Francesco Amato" w:date="2021-04-21T15:47:00Z"/>
              </w:rPr>
              <w:pPrChange w:id="425" w:author="Francesco Amato" w:date="2021-04-21T15:58:00Z">
                <w:pPr>
                  <w:spacing w:line="276" w:lineRule="auto"/>
                </w:pPr>
              </w:pPrChange>
            </w:pPr>
            <w:ins w:id="426" w:author="Francesco Amato" w:date="2021-04-21T15:47:00Z">
              <w:r>
                <w:t>USER_INDICATOR</w:t>
              </w:r>
            </w:ins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821EE" w14:textId="14530671" w:rsidR="00942708" w:rsidRDefault="00763851">
            <w:pPr>
              <w:spacing w:line="276" w:lineRule="auto"/>
              <w:rPr>
                <w:ins w:id="427" w:author="Francesco Amato" w:date="2021-04-21T15:47:00Z"/>
              </w:rPr>
            </w:pPr>
            <w:ins w:id="428" w:author="Francesco Amato" w:date="2021-04-21T16:08:00Z">
              <w:r>
                <w:rPr>
                  <w:rStyle w:val="jlqj4b"/>
                  <w:lang w:val="en"/>
                </w:rPr>
                <w:t>List of u</w:t>
              </w:r>
            </w:ins>
            <w:ins w:id="429" w:author="Francesco Amato" w:date="2021-04-21T15:47:00Z">
              <w:r w:rsidR="00942708">
                <w:rPr>
                  <w:rStyle w:val="jlqj4b"/>
                  <w:lang w:val="en"/>
                </w:rPr>
                <w:t>sers enabled for indicators</w:t>
              </w:r>
            </w:ins>
          </w:p>
        </w:tc>
      </w:tr>
    </w:tbl>
    <w:p w14:paraId="2634CCE1" w14:textId="77777777" w:rsidR="00942708" w:rsidRDefault="00942708" w:rsidP="00942708">
      <w:pPr>
        <w:spacing w:line="276" w:lineRule="auto"/>
        <w:rPr>
          <w:ins w:id="430" w:author="Francesco Amato" w:date="2021-04-21T15:47:00Z"/>
          <w:rFonts w:asciiTheme="minorHAnsi" w:hAnsiTheme="minorHAnsi" w:cstheme="minorBidi"/>
          <w:sz w:val="22"/>
          <w:szCs w:val="22"/>
        </w:rPr>
      </w:pPr>
      <w:ins w:id="431" w:author="Francesco Amato" w:date="2021-04-21T15:47:00Z">
        <w:r>
          <w:t xml:space="preserve"> </w:t>
        </w:r>
      </w:ins>
    </w:p>
    <w:p w14:paraId="58B38D38" w14:textId="77777777" w:rsidR="003C3CCE" w:rsidRDefault="003C3CCE" w:rsidP="00B3436F">
      <w:pPr>
        <w:pStyle w:val="Titolo1"/>
        <w:rPr>
          <w:ins w:id="432" w:author="Francesco Amato" w:date="2021-04-21T15:33:00Z"/>
          <w:rFonts w:asciiTheme="minorHAnsi" w:hAnsiTheme="minorHAnsi" w:cstheme="minorHAnsi"/>
          <w:sz w:val="24"/>
          <w:szCs w:val="24"/>
          <w:lang w:val="en-GB"/>
        </w:rPr>
      </w:pPr>
    </w:p>
    <w:p w14:paraId="34553E6A" w14:textId="77777777" w:rsidR="003C3CCE" w:rsidRDefault="003C3CCE" w:rsidP="00B3436F">
      <w:pPr>
        <w:pStyle w:val="Titolo1"/>
        <w:rPr>
          <w:ins w:id="433" w:author="Francesco Amato" w:date="2021-04-21T15:33:00Z"/>
          <w:rFonts w:asciiTheme="minorHAnsi" w:hAnsiTheme="minorHAnsi" w:cstheme="minorHAnsi"/>
          <w:sz w:val="24"/>
          <w:szCs w:val="24"/>
          <w:lang w:val="en-GB"/>
        </w:rPr>
      </w:pPr>
    </w:p>
    <w:p w14:paraId="0070DEA5" w14:textId="77777777" w:rsidR="003C3CCE" w:rsidRDefault="003C3CCE" w:rsidP="00B3436F">
      <w:pPr>
        <w:pStyle w:val="Titolo1"/>
        <w:rPr>
          <w:ins w:id="434" w:author="Francesco Amato" w:date="2021-04-21T15:33:00Z"/>
          <w:rFonts w:asciiTheme="minorHAnsi" w:hAnsiTheme="minorHAnsi" w:cstheme="minorHAnsi"/>
          <w:sz w:val="24"/>
          <w:szCs w:val="24"/>
          <w:lang w:val="en-GB"/>
        </w:rPr>
      </w:pPr>
    </w:p>
    <w:p w14:paraId="5587349C" w14:textId="77777777" w:rsidR="003C3CCE" w:rsidRDefault="003C3CCE" w:rsidP="00B3436F">
      <w:pPr>
        <w:pStyle w:val="Titolo1"/>
        <w:rPr>
          <w:ins w:id="435" w:author="Francesco Amato" w:date="2021-04-21T15:33:00Z"/>
          <w:rFonts w:asciiTheme="minorHAnsi" w:hAnsiTheme="minorHAnsi" w:cstheme="minorHAnsi"/>
          <w:sz w:val="24"/>
          <w:szCs w:val="24"/>
          <w:lang w:val="en-GB"/>
        </w:rPr>
      </w:pPr>
    </w:p>
    <w:p w14:paraId="1F949726" w14:textId="488EB2E6" w:rsidR="003C3CCE" w:rsidRDefault="003C3CCE" w:rsidP="00B3436F">
      <w:pPr>
        <w:pStyle w:val="Titolo1"/>
        <w:rPr>
          <w:ins w:id="436" w:author="Francesco Amato" w:date="2021-04-22T11:24:00Z"/>
          <w:rFonts w:asciiTheme="minorHAnsi" w:hAnsiTheme="minorHAnsi" w:cstheme="minorHAnsi"/>
          <w:sz w:val="24"/>
          <w:szCs w:val="24"/>
          <w:lang w:val="en-GB"/>
        </w:rPr>
      </w:pPr>
    </w:p>
    <w:p w14:paraId="25720E34" w14:textId="2397A2E8" w:rsidR="008B117E" w:rsidRDefault="008B117E" w:rsidP="008B117E">
      <w:pPr>
        <w:rPr>
          <w:ins w:id="437" w:author="Francesco Amato" w:date="2021-04-22T11:24:00Z"/>
          <w:lang w:val="en-GB"/>
        </w:rPr>
      </w:pPr>
    </w:p>
    <w:p w14:paraId="0B5152BC" w14:textId="49DFAF78" w:rsidR="008B117E" w:rsidRDefault="008B117E" w:rsidP="008B117E">
      <w:pPr>
        <w:rPr>
          <w:ins w:id="438" w:author="Francesco Amato" w:date="2021-04-22T11:24:00Z"/>
          <w:lang w:val="en-GB"/>
        </w:rPr>
      </w:pPr>
    </w:p>
    <w:p w14:paraId="255B58C6" w14:textId="3C697707" w:rsidR="008B117E" w:rsidRDefault="008B117E" w:rsidP="008B117E">
      <w:pPr>
        <w:rPr>
          <w:ins w:id="439" w:author="Francesco Amato" w:date="2021-04-22T11:24:00Z"/>
          <w:lang w:val="en-GB"/>
        </w:rPr>
      </w:pPr>
    </w:p>
    <w:p w14:paraId="35080BE1" w14:textId="10BC8365" w:rsidR="008B117E" w:rsidRDefault="008B117E" w:rsidP="008B117E">
      <w:pPr>
        <w:rPr>
          <w:ins w:id="440" w:author="Francesco Amato" w:date="2021-04-22T11:24:00Z"/>
          <w:lang w:val="en-GB"/>
        </w:rPr>
      </w:pPr>
    </w:p>
    <w:p w14:paraId="2B096633" w14:textId="22A28853" w:rsidR="008B117E" w:rsidRDefault="008B117E" w:rsidP="008B117E">
      <w:pPr>
        <w:rPr>
          <w:ins w:id="441" w:author="Francesco Amato" w:date="2021-04-22T11:24:00Z"/>
          <w:lang w:val="en-GB"/>
        </w:rPr>
      </w:pPr>
    </w:p>
    <w:p w14:paraId="50548ACE" w14:textId="565DD295" w:rsidR="008B117E" w:rsidRDefault="008B117E">
      <w:pPr>
        <w:rPr>
          <w:ins w:id="442" w:author="Francesco Amato" w:date="2021-04-22T11:24:00Z"/>
          <w:lang w:val="en-GB"/>
        </w:rPr>
      </w:pPr>
      <w:ins w:id="443" w:author="Francesco Amato" w:date="2021-04-22T11:24:00Z">
        <w:r>
          <w:rPr>
            <w:lang w:val="en-GB"/>
          </w:rPr>
          <w:br w:type="page"/>
        </w:r>
      </w:ins>
    </w:p>
    <w:p w14:paraId="68647E7C" w14:textId="77777777" w:rsidR="008B117E" w:rsidRPr="008B117E" w:rsidRDefault="008B117E" w:rsidP="008B117E">
      <w:pPr>
        <w:rPr>
          <w:ins w:id="444" w:author="Francesco Amato" w:date="2021-04-21T15:33:00Z"/>
          <w:lang w:val="en-GB"/>
          <w:rPrChange w:id="445" w:author="Francesco Amato" w:date="2021-04-22T11:24:00Z">
            <w:rPr>
              <w:ins w:id="446" w:author="Francesco Amato" w:date="2021-04-21T15:33:00Z"/>
              <w:rFonts w:asciiTheme="minorHAnsi" w:hAnsiTheme="minorHAnsi" w:cstheme="minorHAnsi"/>
              <w:sz w:val="24"/>
              <w:szCs w:val="24"/>
              <w:lang w:val="en-GB"/>
            </w:rPr>
          </w:rPrChange>
        </w:rPr>
        <w:pPrChange w:id="447" w:author="Francesco Amato" w:date="2021-04-22T11:24:00Z">
          <w:pPr>
            <w:pStyle w:val="Titolo1"/>
          </w:pPr>
        </w:pPrChange>
      </w:pPr>
    </w:p>
    <w:p w14:paraId="0DB3B2DF" w14:textId="702DF598" w:rsidR="007E4382" w:rsidRPr="008B117E" w:rsidRDefault="008B117E" w:rsidP="008B117E">
      <w:pPr>
        <w:pStyle w:val="Titolo1"/>
        <w:spacing w:line="276" w:lineRule="auto"/>
        <w:jc w:val="both"/>
        <w:rPr>
          <w:ins w:id="448" w:author="Francesco Amato" w:date="2021-04-21T16:32:00Z"/>
          <w:rFonts w:asciiTheme="minorHAnsi" w:hAnsiTheme="minorHAnsi" w:cstheme="minorHAnsi"/>
          <w:sz w:val="24"/>
          <w:szCs w:val="24"/>
          <w:lang w:val="en-GB"/>
          <w:rPrChange w:id="449" w:author="Francesco Amato" w:date="2021-04-22T11:22:00Z">
            <w:rPr>
              <w:ins w:id="450" w:author="Francesco Amato" w:date="2021-04-21T16:32:00Z"/>
              <w:rFonts w:asciiTheme="minorHAnsi" w:hAnsiTheme="minorHAnsi" w:cstheme="minorHAnsi"/>
              <w:sz w:val="24"/>
              <w:szCs w:val="24"/>
              <w:lang w:val="en-GB"/>
            </w:rPr>
          </w:rPrChange>
        </w:rPr>
        <w:pPrChange w:id="451" w:author="Francesco Amato" w:date="2021-04-22T11:22:00Z">
          <w:pPr>
            <w:pStyle w:val="Titolo1"/>
          </w:pPr>
        </w:pPrChange>
      </w:pPr>
      <w:ins w:id="452" w:author="Francesco Amato" w:date="2021-04-22T11:21:00Z">
        <w:r w:rsidRPr="008B117E">
          <w:rPr>
            <w:rFonts w:asciiTheme="minorHAnsi" w:hAnsiTheme="minorHAnsi" w:cstheme="minorHAnsi"/>
            <w:sz w:val="24"/>
            <w:szCs w:val="24"/>
            <w:lang w:val="en-GB"/>
            <w:rPrChange w:id="453" w:author="Francesco Amato" w:date="2021-04-22T11:22:00Z">
              <w:rPr>
                <w:rFonts w:asciiTheme="minorHAnsi" w:hAnsiTheme="minorHAnsi" w:cstheme="minorHAnsi"/>
                <w:sz w:val="24"/>
                <w:szCs w:val="24"/>
                <w:lang w:val="en-GB"/>
              </w:rPr>
            </w:rPrChange>
          </w:rPr>
          <w:t>5.</w:t>
        </w:r>
      </w:ins>
      <w:ins w:id="454" w:author="Francesco Amato" w:date="2021-04-22T11:22:00Z">
        <w:r w:rsidRPr="008B117E">
          <w:rPr>
            <w:rFonts w:asciiTheme="minorHAnsi" w:hAnsiTheme="minorHAnsi" w:cstheme="minorHAnsi"/>
            <w:sz w:val="24"/>
            <w:szCs w:val="24"/>
            <w:lang w:val="en-GB"/>
            <w:rPrChange w:id="455" w:author="Francesco Amato" w:date="2021-04-22T11:22:00Z">
              <w:rPr>
                <w:rFonts w:asciiTheme="minorHAnsi" w:hAnsiTheme="minorHAnsi" w:cstheme="minorHAnsi"/>
                <w:sz w:val="24"/>
                <w:szCs w:val="24"/>
                <w:lang w:val="en-GB"/>
              </w:rPr>
            </w:rPrChange>
          </w:rPr>
          <w:t xml:space="preserve"> </w:t>
        </w:r>
      </w:ins>
      <w:ins w:id="456" w:author="Francesco Amato" w:date="2021-04-21T10:21:00Z">
        <w:r w:rsidR="007E4382" w:rsidRPr="008B117E">
          <w:rPr>
            <w:rFonts w:asciiTheme="minorHAnsi" w:hAnsiTheme="minorHAnsi" w:cstheme="minorHAnsi"/>
            <w:sz w:val="24"/>
            <w:szCs w:val="24"/>
            <w:lang w:val="en-GB"/>
            <w:rPrChange w:id="457" w:author="Francesco Amato" w:date="2021-04-22T11:22:00Z">
              <w:rPr/>
            </w:rPrChange>
          </w:rPr>
          <w:t>MDT</w:t>
        </w:r>
      </w:ins>
      <w:ins w:id="458" w:author="Francesco Amato" w:date="2021-04-21T16:31:00Z">
        <w:r w:rsidR="00091E12" w:rsidRPr="008B117E">
          <w:rPr>
            <w:rFonts w:asciiTheme="minorHAnsi" w:hAnsiTheme="minorHAnsi" w:cstheme="minorHAnsi"/>
            <w:sz w:val="24"/>
            <w:szCs w:val="24"/>
            <w:lang w:val="en-GB"/>
            <w:rPrChange w:id="459" w:author="Francesco Amato" w:date="2021-04-22T11:22:00Z">
              <w:rPr>
                <w:rFonts w:asciiTheme="minorHAnsi" w:hAnsiTheme="minorHAnsi" w:cstheme="minorHAnsi"/>
                <w:sz w:val="24"/>
                <w:szCs w:val="24"/>
                <w:lang w:val="en-GB"/>
              </w:rPr>
            </w:rPrChange>
          </w:rPr>
          <w:t>2PxWeb</w:t>
        </w:r>
      </w:ins>
    </w:p>
    <w:p w14:paraId="64032712" w14:textId="3EA9AEBB" w:rsidR="00091E12" w:rsidRDefault="00091E12" w:rsidP="008B117E">
      <w:pPr>
        <w:spacing w:line="276" w:lineRule="auto"/>
        <w:jc w:val="both"/>
        <w:rPr>
          <w:ins w:id="460" w:author="Francesco Amato" w:date="2021-04-21T17:53:00Z"/>
          <w:lang w:val="en-GB"/>
        </w:rPr>
        <w:pPrChange w:id="461" w:author="Francesco Amato" w:date="2021-04-22T11:24:00Z">
          <w:pPr/>
        </w:pPrChange>
      </w:pPr>
      <w:ins w:id="462" w:author="Francesco Amato" w:date="2021-04-21T16:32:00Z">
        <w:r>
          <w:rPr>
            <w:lang w:val="en-GB"/>
          </w:rPr>
          <w:t xml:space="preserve">MDT2PxWeb </w:t>
        </w:r>
      </w:ins>
      <w:ins w:id="463" w:author="Francesco Amato" w:date="2021-04-21T16:33:00Z">
        <w:r>
          <w:rPr>
            <w:lang w:val="en-GB"/>
          </w:rPr>
          <w:t xml:space="preserve">is a tool to export data </w:t>
        </w:r>
      </w:ins>
      <w:ins w:id="464" w:author="Francesco Amato" w:date="2021-04-21T16:34:00Z">
        <w:r>
          <w:rPr>
            <w:lang w:val="en-GB"/>
          </w:rPr>
          <w:t xml:space="preserve">and metadata from the SDGs_WA database </w:t>
        </w:r>
      </w:ins>
      <w:ins w:id="465" w:author="Francesco Amato" w:date="2021-04-21T16:35:00Z">
        <w:r>
          <w:rPr>
            <w:lang w:val="en-GB"/>
          </w:rPr>
          <w:t>to a</w:t>
        </w:r>
      </w:ins>
      <w:ins w:id="466" w:author="Francesco Amato" w:date="2021-04-21T16:38:00Z">
        <w:r w:rsidR="005A3A69">
          <w:rPr>
            <w:lang w:val="en-GB"/>
          </w:rPr>
          <w:t xml:space="preserve"> </w:t>
        </w:r>
        <w:proofErr w:type="spellStart"/>
        <w:r w:rsidR="005A3A69">
          <w:rPr>
            <w:lang w:val="en-GB"/>
          </w:rPr>
          <w:t>Px</w:t>
        </w:r>
      </w:ins>
      <w:ins w:id="467" w:author="Francesco Amato" w:date="2021-04-21T16:39:00Z">
        <w:r w:rsidR="005A3A69">
          <w:rPr>
            <w:lang w:val="en-GB"/>
          </w:rPr>
          <w:t>Web</w:t>
        </w:r>
        <w:proofErr w:type="spellEnd"/>
        <w:r w:rsidR="005A3A69">
          <w:rPr>
            <w:lang w:val="en-GB"/>
          </w:rPr>
          <w:t xml:space="preserve"> database,</w:t>
        </w:r>
      </w:ins>
      <w:ins w:id="468" w:author="Francesco Amato" w:date="2021-04-21T16:40:00Z">
        <w:r w:rsidR="005A3A69">
          <w:rPr>
            <w:lang w:val="en-GB"/>
          </w:rPr>
          <w:t xml:space="preserve"> </w:t>
        </w:r>
      </w:ins>
      <w:ins w:id="469" w:author="Francesco Amato" w:date="2021-04-21T16:39:00Z">
        <w:r w:rsidR="005A3A69">
          <w:rPr>
            <w:lang w:val="en-GB"/>
          </w:rPr>
          <w:t>following the</w:t>
        </w:r>
      </w:ins>
      <w:ins w:id="470" w:author="Francesco Amato" w:date="2021-04-21T16:37:00Z">
        <w:r w:rsidR="005A3A69" w:rsidRPr="005A3A69">
          <w:t xml:space="preserve"> </w:t>
        </w:r>
        <w:r w:rsidR="005A3A69" w:rsidRPr="005A3A69">
          <w:rPr>
            <w:lang w:val="en-GB"/>
          </w:rPr>
          <w:t>Nordic Data Model (CNMM) 2.3</w:t>
        </w:r>
      </w:ins>
      <w:ins w:id="471" w:author="Francesco Amato" w:date="2021-04-21T16:39:00Z">
        <w:r w:rsidR="005A3A69">
          <w:rPr>
            <w:lang w:val="en-GB"/>
          </w:rPr>
          <w:t>.</w:t>
        </w:r>
      </w:ins>
      <w:ins w:id="472" w:author="Francesco Amato" w:date="2021-04-21T16:35:00Z">
        <w:r>
          <w:rPr>
            <w:lang w:val="en-GB"/>
          </w:rPr>
          <w:t xml:space="preserve"> </w:t>
        </w:r>
      </w:ins>
    </w:p>
    <w:p w14:paraId="02DACF70" w14:textId="6337CC82" w:rsidR="00667637" w:rsidRDefault="00667637" w:rsidP="008B117E">
      <w:pPr>
        <w:spacing w:line="276" w:lineRule="auto"/>
        <w:jc w:val="both"/>
        <w:rPr>
          <w:ins w:id="473" w:author="Francesco Amato" w:date="2021-04-21T17:56:00Z"/>
          <w:lang w:val="en"/>
        </w:rPr>
        <w:pPrChange w:id="474" w:author="Francesco Amato" w:date="2021-04-22T11:18:00Z">
          <w:pPr/>
        </w:pPrChange>
      </w:pPr>
      <w:ins w:id="475" w:author="Francesco Amato" w:date="2021-04-21T17:55:00Z">
        <w:r>
          <w:rPr>
            <w:lang w:val="en"/>
          </w:rPr>
          <w:t>T</w:t>
        </w:r>
        <w:r w:rsidRPr="00667637">
          <w:rPr>
            <w:lang w:val="en"/>
          </w:rPr>
          <w:t>he tool can be run with the following commands</w:t>
        </w:r>
        <w:r>
          <w:rPr>
            <w:lang w:val="en"/>
          </w:rPr>
          <w:t>:</w:t>
        </w:r>
      </w:ins>
    </w:p>
    <w:p w14:paraId="6EAD7ACE" w14:textId="77777777" w:rsidR="00667637" w:rsidRDefault="00667637" w:rsidP="008B117E">
      <w:pPr>
        <w:spacing w:line="276" w:lineRule="auto"/>
        <w:jc w:val="both"/>
        <w:rPr>
          <w:ins w:id="476" w:author="Francesco Amato" w:date="2021-04-21T17:55:00Z"/>
          <w:lang w:val="en"/>
        </w:rPr>
        <w:pPrChange w:id="477" w:author="Francesco Amato" w:date="2021-04-22T11:18:00Z">
          <w:pPr/>
        </w:pPrChange>
      </w:pPr>
    </w:p>
    <w:p w14:paraId="3BDA08F3" w14:textId="09EC0428" w:rsidR="00667637" w:rsidRDefault="00667637" w:rsidP="008B117E">
      <w:pPr>
        <w:pStyle w:val="Paragrafoelenco"/>
        <w:numPr>
          <w:ilvl w:val="0"/>
          <w:numId w:val="25"/>
        </w:numPr>
        <w:spacing w:line="276" w:lineRule="auto"/>
        <w:jc w:val="both"/>
        <w:rPr>
          <w:ins w:id="478" w:author="Francesco Amato" w:date="2021-04-21T17:56:00Z"/>
          <w:lang w:val="en"/>
        </w:rPr>
        <w:pPrChange w:id="479" w:author="Francesco Amato" w:date="2021-04-22T11:18:00Z">
          <w:pPr>
            <w:pStyle w:val="Paragrafoelenco"/>
            <w:numPr>
              <w:numId w:val="25"/>
            </w:numPr>
            <w:ind w:left="720" w:hanging="360"/>
          </w:pPr>
        </w:pPrChange>
      </w:pPr>
      <w:ins w:id="480" w:author="Francesco Amato" w:date="2021-04-21T17:55:00Z">
        <w:r w:rsidRPr="00667637">
          <w:rPr>
            <w:lang w:val="en"/>
            <w:rPrChange w:id="481" w:author="Francesco Amato" w:date="2021-04-21T17:56:00Z">
              <w:rPr>
                <w:lang w:val="en"/>
              </w:rPr>
            </w:rPrChange>
          </w:rPr>
          <w:t xml:space="preserve">create SDGs structure into the </w:t>
        </w:r>
        <w:proofErr w:type="spellStart"/>
        <w:r w:rsidRPr="00667637">
          <w:rPr>
            <w:lang w:val="en"/>
            <w:rPrChange w:id="482" w:author="Francesco Amato" w:date="2021-04-21T17:56:00Z">
              <w:rPr>
                <w:lang w:val="en"/>
              </w:rPr>
            </w:rPrChange>
          </w:rPr>
          <w:t>PxWeb</w:t>
        </w:r>
        <w:proofErr w:type="spellEnd"/>
        <w:r w:rsidRPr="00667637">
          <w:rPr>
            <w:lang w:val="en"/>
            <w:rPrChange w:id="483" w:author="Francesco Amato" w:date="2021-04-21T17:56:00Z">
              <w:rPr>
                <w:lang w:val="en"/>
              </w:rPr>
            </w:rPrChange>
          </w:rPr>
          <w:t xml:space="preserve"> database</w:t>
        </w:r>
      </w:ins>
      <w:ins w:id="484" w:author="Francesco Amato" w:date="2021-04-21T17:56:00Z">
        <w:r w:rsidRPr="00667637">
          <w:rPr>
            <w:lang w:val="en"/>
            <w:rPrChange w:id="485" w:author="Francesco Amato" w:date="2021-04-21T17:56:00Z">
              <w:rPr>
                <w:lang w:val="en"/>
              </w:rPr>
            </w:rPrChange>
          </w:rPr>
          <w:t>:</w:t>
        </w:r>
      </w:ins>
    </w:p>
    <w:p w14:paraId="3E681812" w14:textId="3A704474" w:rsidR="00667637" w:rsidRDefault="00667637" w:rsidP="008B117E">
      <w:pPr>
        <w:pStyle w:val="Paragrafoelenco"/>
        <w:spacing w:line="276" w:lineRule="auto"/>
        <w:ind w:left="720"/>
        <w:jc w:val="both"/>
        <w:rPr>
          <w:ins w:id="486" w:author="Francesco Amato" w:date="2021-04-21T17:56:00Z"/>
          <w:lang w:val="en"/>
        </w:rPr>
        <w:pPrChange w:id="487" w:author="Francesco Amato" w:date="2021-04-22T11:18:00Z">
          <w:pPr>
            <w:pStyle w:val="Paragrafoelenco"/>
            <w:ind w:left="720"/>
          </w:pPr>
        </w:pPrChange>
      </w:pPr>
    </w:p>
    <w:p w14:paraId="2966755E" w14:textId="77777777" w:rsidR="00667637" w:rsidRDefault="00667637" w:rsidP="008B117E">
      <w:pPr>
        <w:autoSpaceDE w:val="0"/>
        <w:autoSpaceDN w:val="0"/>
        <w:adjustRightInd w:val="0"/>
        <w:spacing w:line="276" w:lineRule="auto"/>
        <w:jc w:val="center"/>
        <w:rPr>
          <w:ins w:id="488" w:author="Francesco Amato" w:date="2021-04-21T17:56:00Z"/>
          <w:rFonts w:ascii="Consolas" w:eastAsiaTheme="minorHAnsi" w:hAnsi="Consolas" w:cs="Consolas"/>
          <w:color w:val="808080"/>
          <w:sz w:val="19"/>
          <w:szCs w:val="19"/>
          <w:lang w:val="en"/>
        </w:rPr>
        <w:pPrChange w:id="489" w:author="Francesco Amato" w:date="2021-04-22T11:18:00Z">
          <w:pPr>
            <w:autoSpaceDE w:val="0"/>
            <w:autoSpaceDN w:val="0"/>
            <w:adjustRightInd w:val="0"/>
            <w:jc w:val="center"/>
          </w:pPr>
        </w:pPrChange>
      </w:pPr>
      <w:ins w:id="490" w:author="Francesco Amato" w:date="2021-04-21T17:56:00Z">
        <w:r w:rsidRPr="0002226B">
          <w:rPr>
            <w:rFonts w:ascii="Consolas" w:eastAsiaTheme="minorHAnsi" w:hAnsi="Consolas" w:cs="Consolas"/>
            <w:color w:val="808080"/>
            <w:sz w:val="19"/>
            <w:szCs w:val="19"/>
            <w:lang w:val="en"/>
          </w:rPr>
          <w:t xml:space="preserve">MDT2PxWeb </w:t>
        </w:r>
        <w:proofErr w:type="spellStart"/>
        <w:proofErr w:type="gramStart"/>
        <w:r w:rsidRPr="0002226B">
          <w:rPr>
            <w:rFonts w:ascii="Consolas" w:eastAsiaTheme="minorHAnsi" w:hAnsi="Consolas" w:cs="Consolas"/>
            <w:color w:val="808080"/>
            <w:sz w:val="19"/>
            <w:szCs w:val="19"/>
            <w:lang w:val="en"/>
          </w:rPr>
          <w:t>conf.json</w:t>
        </w:r>
        <w:proofErr w:type="spellEnd"/>
        <w:proofErr w:type="gramEnd"/>
        <w:r w:rsidRPr="0002226B">
          <w:rPr>
            <w:rFonts w:ascii="Consolas" w:eastAsiaTheme="minorHAnsi" w:hAnsi="Consolas" w:cs="Consolas"/>
            <w:color w:val="808080"/>
            <w:sz w:val="19"/>
            <w:szCs w:val="19"/>
            <w:lang w:val="en"/>
          </w:rPr>
          <w:t xml:space="preserve"> [print [</w:t>
        </w:r>
        <w:proofErr w:type="spellStart"/>
        <w:r w:rsidRPr="0002226B">
          <w:rPr>
            <w:rFonts w:ascii="Consolas" w:eastAsiaTheme="minorHAnsi" w:hAnsi="Consolas" w:cs="Consolas"/>
            <w:color w:val="808080"/>
            <w:sz w:val="19"/>
            <w:szCs w:val="19"/>
            <w:lang w:val="en"/>
          </w:rPr>
          <w:t>output.sql</w:t>
        </w:r>
        <w:proofErr w:type="spellEnd"/>
        <w:r w:rsidRPr="0002226B">
          <w:rPr>
            <w:rFonts w:ascii="Consolas" w:eastAsiaTheme="minorHAnsi" w:hAnsi="Consolas" w:cs="Consolas"/>
            <w:color w:val="808080"/>
            <w:sz w:val="19"/>
            <w:szCs w:val="19"/>
            <w:lang w:val="en"/>
          </w:rPr>
          <w:t>]]</w:t>
        </w:r>
      </w:ins>
    </w:p>
    <w:p w14:paraId="7FFEEEC7" w14:textId="7E5A553A" w:rsidR="00667637" w:rsidRDefault="00667637" w:rsidP="008B117E">
      <w:pPr>
        <w:pStyle w:val="Paragrafoelenco"/>
        <w:spacing w:line="276" w:lineRule="auto"/>
        <w:ind w:left="720"/>
        <w:jc w:val="both"/>
        <w:rPr>
          <w:ins w:id="491" w:author="Francesco Amato" w:date="2021-04-21T17:56:00Z"/>
          <w:lang w:val="en"/>
        </w:rPr>
        <w:pPrChange w:id="492" w:author="Francesco Amato" w:date="2021-04-22T11:18:00Z">
          <w:pPr>
            <w:pStyle w:val="Paragrafoelenco"/>
            <w:numPr>
              <w:numId w:val="25"/>
            </w:numPr>
            <w:ind w:left="720" w:hanging="360"/>
          </w:pPr>
        </w:pPrChange>
      </w:pPr>
    </w:p>
    <w:p w14:paraId="0ABB590C" w14:textId="4FCD16AE" w:rsidR="00667637" w:rsidRDefault="00667637" w:rsidP="008B117E">
      <w:pPr>
        <w:pStyle w:val="Paragrafoelenco"/>
        <w:numPr>
          <w:ilvl w:val="0"/>
          <w:numId w:val="25"/>
        </w:numPr>
        <w:spacing w:line="276" w:lineRule="auto"/>
        <w:jc w:val="both"/>
        <w:rPr>
          <w:ins w:id="493" w:author="Francesco Amato" w:date="2021-04-21T17:56:00Z"/>
          <w:lang w:val="en"/>
        </w:rPr>
        <w:pPrChange w:id="494" w:author="Francesco Amato" w:date="2021-04-22T11:18:00Z">
          <w:pPr>
            <w:pStyle w:val="Paragrafoelenco"/>
            <w:numPr>
              <w:numId w:val="25"/>
            </w:numPr>
            <w:ind w:left="720" w:hanging="360"/>
          </w:pPr>
        </w:pPrChange>
      </w:pPr>
      <w:ins w:id="495" w:author="Francesco Amato" w:date="2021-04-21T17:56:00Z">
        <w:r w:rsidRPr="00667637">
          <w:rPr>
            <w:lang w:val="en"/>
          </w:rPr>
          <w:t xml:space="preserve">update SDGs data into the </w:t>
        </w:r>
        <w:proofErr w:type="spellStart"/>
        <w:r w:rsidRPr="00667637">
          <w:rPr>
            <w:lang w:val="en"/>
          </w:rPr>
          <w:t>PxWeb</w:t>
        </w:r>
        <w:proofErr w:type="spellEnd"/>
        <w:r w:rsidRPr="00667637">
          <w:rPr>
            <w:lang w:val="en"/>
          </w:rPr>
          <w:t xml:space="preserve"> database</w:t>
        </w:r>
      </w:ins>
    </w:p>
    <w:p w14:paraId="2A316EDD" w14:textId="77777777" w:rsidR="00667637" w:rsidRPr="00667637" w:rsidRDefault="00667637" w:rsidP="008B117E">
      <w:pPr>
        <w:pStyle w:val="Paragrafoelenco"/>
        <w:spacing w:line="276" w:lineRule="auto"/>
        <w:ind w:left="720"/>
        <w:jc w:val="both"/>
        <w:rPr>
          <w:ins w:id="496" w:author="Francesco Amato" w:date="2021-04-21T17:55:00Z"/>
          <w:lang w:val="en"/>
          <w:rPrChange w:id="497" w:author="Francesco Amato" w:date="2021-04-21T17:56:00Z">
            <w:rPr>
              <w:ins w:id="498" w:author="Francesco Amato" w:date="2021-04-21T17:55:00Z"/>
              <w:lang w:val="en"/>
            </w:rPr>
          </w:rPrChange>
        </w:rPr>
        <w:pPrChange w:id="499" w:author="Francesco Amato" w:date="2021-04-22T11:18:00Z">
          <w:pPr/>
        </w:pPrChange>
      </w:pPr>
    </w:p>
    <w:p w14:paraId="6624D133" w14:textId="12D8265D" w:rsidR="00667637" w:rsidRPr="00667637" w:rsidRDefault="00667637" w:rsidP="008B117E">
      <w:pPr>
        <w:spacing w:line="276" w:lineRule="auto"/>
        <w:jc w:val="center"/>
        <w:rPr>
          <w:ins w:id="500" w:author="Francesco Amato" w:date="2021-04-21T17:55:00Z"/>
          <w:vertAlign w:val="superscript"/>
          <w:lang w:val="en"/>
          <w:rPrChange w:id="501" w:author="Francesco Amato" w:date="2021-04-21T18:00:00Z">
            <w:rPr>
              <w:ins w:id="502" w:author="Francesco Amato" w:date="2021-04-21T17:55:00Z"/>
              <w:lang w:val="it-IT"/>
            </w:rPr>
          </w:rPrChange>
        </w:rPr>
        <w:pPrChange w:id="503" w:author="Francesco Amato" w:date="2021-04-22T11:18:00Z">
          <w:pPr/>
        </w:pPrChange>
      </w:pPr>
      <w:ins w:id="504" w:author="Francesco Amato" w:date="2021-04-21T17:55:00Z">
        <w:r w:rsidRPr="00667637">
          <w:rPr>
            <w:rFonts w:ascii="Consolas" w:eastAsiaTheme="minorHAnsi" w:hAnsi="Consolas" w:cs="Consolas"/>
            <w:color w:val="808080"/>
            <w:sz w:val="19"/>
            <w:szCs w:val="19"/>
            <w:lang w:val="en"/>
            <w:rPrChange w:id="505" w:author="Francesco Amato" w:date="2021-04-21T17:55:00Z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t-IT"/>
              </w:rPr>
            </w:rPrChange>
          </w:rPr>
          <w:t xml:space="preserve">MDT2PxWeb </w:t>
        </w:r>
        <w:proofErr w:type="spellStart"/>
        <w:proofErr w:type="gramStart"/>
        <w:r w:rsidRPr="00667637">
          <w:rPr>
            <w:rFonts w:ascii="Consolas" w:eastAsiaTheme="minorHAnsi" w:hAnsi="Consolas" w:cs="Consolas"/>
            <w:color w:val="808080"/>
            <w:sz w:val="19"/>
            <w:szCs w:val="19"/>
            <w:lang w:val="en"/>
            <w:rPrChange w:id="506" w:author="Francesco Amato" w:date="2021-04-21T17:55:00Z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t-IT"/>
              </w:rPr>
            </w:rPrChange>
          </w:rPr>
          <w:t>conf.json</w:t>
        </w:r>
        <w:proofErr w:type="spellEnd"/>
        <w:proofErr w:type="gramEnd"/>
        <w:r w:rsidRPr="00667637">
          <w:rPr>
            <w:rFonts w:ascii="Consolas" w:eastAsiaTheme="minorHAnsi" w:hAnsi="Consolas" w:cs="Consolas"/>
            <w:color w:val="808080"/>
            <w:sz w:val="19"/>
            <w:szCs w:val="19"/>
            <w:lang w:val="en"/>
            <w:rPrChange w:id="507" w:author="Francesco Amato" w:date="2021-04-21T17:55:00Z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t-IT"/>
              </w:rPr>
            </w:rPrChange>
          </w:rPr>
          <w:t xml:space="preserve"> update [</w:t>
        </w:r>
        <w:proofErr w:type="spellStart"/>
        <w:r w:rsidRPr="00667637">
          <w:rPr>
            <w:rFonts w:ascii="Consolas" w:eastAsiaTheme="minorHAnsi" w:hAnsi="Consolas" w:cs="Consolas"/>
            <w:color w:val="808080"/>
            <w:sz w:val="19"/>
            <w:szCs w:val="19"/>
            <w:lang w:val="en"/>
            <w:rPrChange w:id="508" w:author="Francesco Amato" w:date="2021-04-21T17:55:00Z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t-IT"/>
              </w:rPr>
            </w:rPrChange>
          </w:rPr>
          <w:t>output.sq</w:t>
        </w:r>
      </w:ins>
      <w:ins w:id="509" w:author="Francesco Amato" w:date="2021-04-21T18:00:00Z">
        <w:r>
          <w:rPr>
            <w:rFonts w:ascii="Consolas" w:eastAsiaTheme="minorHAnsi" w:hAnsi="Consolas" w:cs="Consolas"/>
            <w:color w:val="808080"/>
            <w:sz w:val="19"/>
            <w:szCs w:val="19"/>
            <w:lang w:val="en"/>
          </w:rPr>
          <w:t>l</w:t>
        </w:r>
        <w:proofErr w:type="spellEnd"/>
        <w:r>
          <w:rPr>
            <w:rFonts w:ascii="Consolas" w:eastAsiaTheme="minorHAnsi" w:hAnsi="Consolas" w:cs="Consolas"/>
            <w:color w:val="808080"/>
            <w:sz w:val="19"/>
            <w:szCs w:val="19"/>
            <w:lang w:val="en"/>
          </w:rPr>
          <w:t>]</w:t>
        </w:r>
      </w:ins>
    </w:p>
    <w:p w14:paraId="0167EBA0" w14:textId="77777777" w:rsidR="00667637" w:rsidRDefault="00667637" w:rsidP="008B117E">
      <w:pPr>
        <w:spacing w:line="276" w:lineRule="auto"/>
        <w:jc w:val="both"/>
        <w:rPr>
          <w:ins w:id="510" w:author="Francesco Amato" w:date="2021-04-21T18:02:00Z"/>
        </w:rPr>
        <w:pPrChange w:id="511" w:author="Francesco Amato" w:date="2021-04-22T11:18:00Z">
          <w:pPr/>
        </w:pPrChange>
      </w:pPr>
    </w:p>
    <w:p w14:paraId="0EA10943" w14:textId="3BB67728" w:rsidR="00667637" w:rsidRDefault="00667637" w:rsidP="008B117E">
      <w:pPr>
        <w:spacing w:line="276" w:lineRule="auto"/>
        <w:jc w:val="both"/>
        <w:rPr>
          <w:ins w:id="512" w:author="Francesco Amato" w:date="2021-04-21T18:03:00Z"/>
        </w:rPr>
        <w:pPrChange w:id="513" w:author="Francesco Amato" w:date="2021-04-22T11:18:00Z">
          <w:pPr/>
        </w:pPrChange>
      </w:pPr>
      <w:ins w:id="514" w:author="Francesco Amato" w:date="2021-04-21T18:00:00Z">
        <w:r>
          <w:t>If specified th</w:t>
        </w:r>
      </w:ins>
      <w:ins w:id="515" w:author="Francesco Amato" w:date="2021-04-21T18:01:00Z">
        <w:r>
          <w:t>e</w:t>
        </w:r>
      </w:ins>
      <w:ins w:id="516" w:author="Francesco Amato" w:date="2021-04-21T18:00:00Z">
        <w:r>
          <w:t xml:space="preserve"> </w:t>
        </w:r>
        <w:proofErr w:type="spellStart"/>
        <w:r w:rsidRPr="00667637">
          <w:rPr>
            <w:i/>
            <w:iCs/>
            <w:rPrChange w:id="517" w:author="Francesco Amato" w:date="2021-04-21T18:02:00Z">
              <w:rPr/>
            </w:rPrChange>
          </w:rPr>
          <w:t>output</w:t>
        </w:r>
      </w:ins>
      <w:ins w:id="518" w:author="Francesco Amato" w:date="2021-04-21T18:01:00Z">
        <w:r w:rsidRPr="00667637">
          <w:rPr>
            <w:i/>
            <w:iCs/>
            <w:rPrChange w:id="519" w:author="Francesco Amato" w:date="2021-04-21T18:02:00Z">
              <w:rPr/>
            </w:rPrChange>
          </w:rPr>
          <w:t>.sql</w:t>
        </w:r>
        <w:proofErr w:type="spellEnd"/>
        <w:r>
          <w:t xml:space="preserve"> file, the tool </w:t>
        </w:r>
      </w:ins>
      <w:ins w:id="520" w:author="Francesco Amato" w:date="2021-04-21T18:02:00Z">
        <w:r>
          <w:t xml:space="preserve">will also create a </w:t>
        </w:r>
        <w:proofErr w:type="spellStart"/>
        <w:r>
          <w:t>sql</w:t>
        </w:r>
        <w:proofErr w:type="spellEnd"/>
        <w:r>
          <w:t xml:space="preserve"> </w:t>
        </w:r>
      </w:ins>
      <w:ins w:id="521" w:author="Francesco Amato" w:date="2021-04-21T18:01:00Z">
        <w:r>
          <w:t>script file</w:t>
        </w:r>
      </w:ins>
      <w:ins w:id="522" w:author="Francesco Amato" w:date="2021-04-21T18:02:00Z">
        <w:r>
          <w:t>.</w:t>
        </w:r>
      </w:ins>
    </w:p>
    <w:p w14:paraId="2AB06D71" w14:textId="386EA6C4" w:rsidR="00831797" w:rsidRDefault="00831797" w:rsidP="008B117E">
      <w:pPr>
        <w:spacing w:line="276" w:lineRule="auto"/>
        <w:jc w:val="both"/>
        <w:rPr>
          <w:ins w:id="523" w:author="Francesco Amato" w:date="2021-04-21T18:09:00Z"/>
          <w:lang w:val="en"/>
        </w:rPr>
        <w:pPrChange w:id="524" w:author="Francesco Amato" w:date="2021-04-22T11:18:00Z">
          <w:pPr/>
        </w:pPrChange>
      </w:pPr>
      <w:ins w:id="525" w:author="Francesco Amato" w:date="2021-04-21T18:03:00Z">
        <w:r>
          <w:t>The</w:t>
        </w:r>
      </w:ins>
      <w:ins w:id="526" w:author="Francesco Amato" w:date="2021-04-21T18:05:00Z">
        <w:r>
          <w:t xml:space="preserve"> file </w:t>
        </w:r>
        <w:proofErr w:type="spellStart"/>
        <w:proofErr w:type="gramStart"/>
        <w:r w:rsidRPr="00831797">
          <w:rPr>
            <w:i/>
            <w:iCs/>
            <w:rPrChange w:id="527" w:author="Francesco Amato" w:date="2021-04-21T18:06:00Z">
              <w:rPr/>
            </w:rPrChange>
          </w:rPr>
          <w:t>conf.json</w:t>
        </w:r>
        <w:proofErr w:type="spellEnd"/>
        <w:proofErr w:type="gramEnd"/>
        <w:r>
          <w:t xml:space="preserve"> is a configuration file for the </w:t>
        </w:r>
      </w:ins>
      <w:ins w:id="528" w:author="Francesco Amato" w:date="2021-04-21T18:03:00Z">
        <w:r>
          <w:t>tool</w:t>
        </w:r>
      </w:ins>
      <w:ins w:id="529" w:author="Francesco Amato" w:date="2021-04-21T18:05:00Z">
        <w:r>
          <w:t>.</w:t>
        </w:r>
      </w:ins>
      <w:ins w:id="530" w:author="Francesco Amato" w:date="2021-04-21T18:03:00Z">
        <w:r>
          <w:t xml:space="preserve"> </w:t>
        </w:r>
      </w:ins>
      <w:ins w:id="531" w:author="Francesco Amato" w:date="2021-04-21T18:06:00Z">
        <w:r>
          <w:t xml:space="preserve">Un example of configuration file </w:t>
        </w:r>
      </w:ins>
      <w:ins w:id="532" w:author="Francesco Amato" w:date="2021-04-21T18:07:00Z">
        <w:r w:rsidRPr="00831797">
          <w:rPr>
            <w:lang w:val="en"/>
          </w:rPr>
          <w:t>is shown below</w:t>
        </w:r>
        <w:r>
          <w:rPr>
            <w:lang w:val="en"/>
          </w:rPr>
          <w:t>:</w:t>
        </w:r>
      </w:ins>
    </w:p>
    <w:p w14:paraId="08006EB2" w14:textId="13A34CB4" w:rsidR="00831797" w:rsidRDefault="00831797" w:rsidP="005D65AB">
      <w:pPr>
        <w:spacing w:line="276" w:lineRule="auto"/>
        <w:rPr>
          <w:ins w:id="533" w:author="Francesco Amato" w:date="2021-04-21T18:09:00Z"/>
          <w:lang w:val="en"/>
        </w:rPr>
        <w:pPrChange w:id="534" w:author="Francesco Amato" w:date="2021-04-22T11:08:00Z">
          <w:pPr/>
        </w:pPrChange>
      </w:pPr>
    </w:p>
    <w:p w14:paraId="0E3CEA4E" w14:textId="51F55F11" w:rsidR="00831797" w:rsidRPr="00FD34E4" w:rsidRDefault="00831797" w:rsidP="00667637">
      <w:pPr>
        <w:rPr>
          <w:ins w:id="535" w:author="Francesco Amato" w:date="2021-04-21T18:11:00Z"/>
          <w:rFonts w:ascii="Calibri" w:hAnsi="Calibri" w:cs="Calibri"/>
          <w:sz w:val="16"/>
          <w:szCs w:val="16"/>
          <w:rPrChange w:id="536" w:author="Francesco Amato" w:date="2021-04-21T18:17:00Z">
            <w:rPr>
              <w:ins w:id="537" w:author="Francesco Amato" w:date="2021-04-21T18:11:00Z"/>
            </w:rPr>
          </w:rPrChange>
        </w:rPr>
      </w:pPr>
    </w:p>
    <w:p w14:paraId="07590F86" w14:textId="77777777" w:rsidR="00FD34E4" w:rsidRPr="00FD34E4" w:rsidRDefault="00FD34E4" w:rsidP="00FD34E4">
      <w:pPr>
        <w:rPr>
          <w:ins w:id="538" w:author="Francesco Amato" w:date="2021-04-21T18:18:00Z"/>
          <w:rFonts w:ascii="Calibri" w:hAnsi="Calibri" w:cs="Calibri"/>
          <w:sz w:val="16"/>
          <w:szCs w:val="16"/>
        </w:rPr>
      </w:pPr>
      <w:ins w:id="539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>{</w:t>
        </w:r>
      </w:ins>
    </w:p>
    <w:p w14:paraId="7EB54677" w14:textId="77777777" w:rsidR="00FD34E4" w:rsidRPr="00FD34E4" w:rsidRDefault="00FD34E4" w:rsidP="00FD34E4">
      <w:pPr>
        <w:rPr>
          <w:ins w:id="540" w:author="Francesco Amato" w:date="2021-04-21T18:18:00Z"/>
          <w:rFonts w:ascii="Calibri" w:hAnsi="Calibri" w:cs="Calibri"/>
          <w:sz w:val="16"/>
          <w:szCs w:val="16"/>
        </w:rPr>
      </w:pPr>
      <w:ins w:id="541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organizationCode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"PCBS",</w:t>
        </w:r>
      </w:ins>
    </w:p>
    <w:p w14:paraId="0B5D4BAE" w14:textId="77777777" w:rsidR="00FD34E4" w:rsidRPr="00FD34E4" w:rsidRDefault="00FD34E4" w:rsidP="00FD34E4">
      <w:pPr>
        <w:rPr>
          <w:ins w:id="542" w:author="Francesco Amato" w:date="2021-04-21T18:18:00Z"/>
          <w:rFonts w:ascii="Calibri" w:hAnsi="Calibri" w:cs="Calibri"/>
          <w:sz w:val="16"/>
          <w:szCs w:val="16"/>
        </w:rPr>
      </w:pPr>
      <w:ins w:id="543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organizationName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"Palestinian Central Bureau of Statistics",</w:t>
        </w:r>
      </w:ins>
    </w:p>
    <w:p w14:paraId="152CFCD9" w14:textId="77777777" w:rsidR="00FD34E4" w:rsidRPr="00FD34E4" w:rsidRDefault="00FD34E4" w:rsidP="00FD34E4">
      <w:pPr>
        <w:rPr>
          <w:ins w:id="544" w:author="Francesco Amato" w:date="2021-04-21T18:18:00Z"/>
          <w:rFonts w:ascii="Calibri" w:hAnsi="Calibri" w:cs="Calibri"/>
          <w:sz w:val="16"/>
          <w:szCs w:val="16"/>
        </w:rPr>
      </w:pPr>
      <w:ins w:id="545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goalType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"1",</w:t>
        </w:r>
      </w:ins>
    </w:p>
    <w:p w14:paraId="79ECD1DE" w14:textId="77777777" w:rsidR="00FD34E4" w:rsidRPr="00FD34E4" w:rsidRDefault="00FD34E4" w:rsidP="00FD34E4">
      <w:pPr>
        <w:rPr>
          <w:ins w:id="546" w:author="Francesco Amato" w:date="2021-04-21T18:18:00Z"/>
          <w:rFonts w:ascii="Calibri" w:hAnsi="Calibri" w:cs="Calibri"/>
          <w:sz w:val="16"/>
          <w:szCs w:val="16"/>
        </w:rPr>
      </w:pPr>
      <w:ins w:id="547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goalTypeLabel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"SDGs Indicators",</w:t>
        </w:r>
      </w:ins>
    </w:p>
    <w:p w14:paraId="0D3C24F7" w14:textId="77777777" w:rsidR="00FD34E4" w:rsidRPr="00FD34E4" w:rsidRDefault="00FD34E4" w:rsidP="00FD34E4">
      <w:pPr>
        <w:rPr>
          <w:ins w:id="548" w:author="Francesco Amato" w:date="2021-04-21T18:18:00Z"/>
          <w:rFonts w:ascii="Calibri" w:hAnsi="Calibri" w:cs="Calibri"/>
          <w:sz w:val="16"/>
          <w:szCs w:val="16"/>
        </w:rPr>
      </w:pPr>
      <w:ins w:id="549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userId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"SDGS",</w:t>
        </w:r>
      </w:ins>
    </w:p>
    <w:p w14:paraId="5762E02F" w14:textId="77777777" w:rsidR="00FD34E4" w:rsidRPr="00FD34E4" w:rsidRDefault="00FD34E4" w:rsidP="00FD34E4">
      <w:pPr>
        <w:rPr>
          <w:ins w:id="550" w:author="Francesco Amato" w:date="2021-04-21T18:18:00Z"/>
          <w:rFonts w:ascii="Calibri" w:hAnsi="Calibri" w:cs="Calibri"/>
          <w:sz w:val="16"/>
          <w:szCs w:val="16"/>
        </w:rPr>
      </w:pPr>
      <w:ins w:id="551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obsValue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 xml:space="preserve">": "OBS_VALUE",  </w:t>
        </w:r>
      </w:ins>
    </w:p>
    <w:p w14:paraId="073F5DB8" w14:textId="77777777" w:rsidR="00FD34E4" w:rsidRPr="00FD34E4" w:rsidRDefault="00FD34E4" w:rsidP="00FD34E4">
      <w:pPr>
        <w:rPr>
          <w:ins w:id="552" w:author="Francesco Amato" w:date="2021-04-21T18:18:00Z"/>
          <w:rFonts w:ascii="Calibri" w:hAnsi="Calibri" w:cs="Calibri"/>
          <w:sz w:val="16"/>
          <w:szCs w:val="16"/>
        </w:rPr>
      </w:pPr>
      <w:ins w:id="553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mainLanguage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{</w:t>
        </w:r>
      </w:ins>
    </w:p>
    <w:p w14:paraId="24FB0BE0" w14:textId="77777777" w:rsidR="00FD34E4" w:rsidRPr="00FD34E4" w:rsidRDefault="00FD34E4" w:rsidP="00FD34E4">
      <w:pPr>
        <w:rPr>
          <w:ins w:id="554" w:author="Francesco Amato" w:date="2021-04-21T18:18:00Z"/>
          <w:rFonts w:ascii="Calibri" w:hAnsi="Calibri" w:cs="Calibri"/>
          <w:sz w:val="16"/>
          <w:szCs w:val="16"/>
        </w:rPr>
      </w:pPr>
      <w:ins w:id="555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ab/>
          <w:t>"code":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ar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4E035469" w14:textId="77777777" w:rsidR="00FD34E4" w:rsidRPr="00FD34E4" w:rsidRDefault="00FD34E4" w:rsidP="00FD34E4">
      <w:pPr>
        <w:rPr>
          <w:ins w:id="556" w:author="Francesco Amato" w:date="2021-04-21T18:18:00Z"/>
          <w:rFonts w:ascii="Calibri" w:hAnsi="Calibri" w:cs="Calibri"/>
          <w:sz w:val="16"/>
          <w:szCs w:val="16"/>
        </w:rPr>
      </w:pPr>
      <w:ins w:id="557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ab/>
          <w:t>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suffixDB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":"",</w:t>
        </w:r>
      </w:ins>
    </w:p>
    <w:p w14:paraId="70CA1749" w14:textId="77777777" w:rsidR="00FD34E4" w:rsidRPr="00FD34E4" w:rsidRDefault="00FD34E4" w:rsidP="00FD34E4">
      <w:pPr>
        <w:rPr>
          <w:ins w:id="558" w:author="Francesco Amato" w:date="2021-04-21T18:18:00Z"/>
          <w:rFonts w:ascii="Calibri" w:hAnsi="Calibri" w:cs="Calibri"/>
          <w:sz w:val="16"/>
          <w:szCs w:val="16"/>
        </w:rPr>
      </w:pPr>
      <w:ins w:id="559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ab/>
          <w:t>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labelValue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ar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: Sub Indicator",</w:t>
        </w:r>
      </w:ins>
    </w:p>
    <w:p w14:paraId="13EC2EE1" w14:textId="77777777" w:rsidR="00FD34E4" w:rsidRPr="00FD34E4" w:rsidRDefault="00FD34E4" w:rsidP="00FD34E4">
      <w:pPr>
        <w:rPr>
          <w:ins w:id="560" w:author="Francesco Amato" w:date="2021-04-21T18:18:00Z"/>
          <w:rFonts w:ascii="Calibri" w:hAnsi="Calibri" w:cs="Calibri"/>
          <w:sz w:val="16"/>
          <w:szCs w:val="16"/>
        </w:rPr>
      </w:pPr>
      <w:ins w:id="561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labelContent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ar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: Sustainable Development Goals - SDGs"</w:t>
        </w:r>
        <w:r w:rsidRPr="00FD34E4">
          <w:rPr>
            <w:rFonts w:ascii="Calibri" w:hAnsi="Calibri" w:cs="Calibri"/>
            <w:sz w:val="16"/>
            <w:szCs w:val="16"/>
          </w:rPr>
          <w:tab/>
        </w:r>
      </w:ins>
    </w:p>
    <w:p w14:paraId="66CF1BD1" w14:textId="77777777" w:rsidR="00FD34E4" w:rsidRPr="00FD34E4" w:rsidRDefault="00FD34E4" w:rsidP="00FD34E4">
      <w:pPr>
        <w:rPr>
          <w:ins w:id="562" w:author="Francesco Amato" w:date="2021-04-21T18:18:00Z"/>
          <w:rFonts w:ascii="Calibri" w:hAnsi="Calibri" w:cs="Calibri"/>
          <w:sz w:val="16"/>
          <w:szCs w:val="16"/>
          <w:lang w:val="fr-FR"/>
          <w:rPrChange w:id="563" w:author="Francesco Amato" w:date="2021-04-21T18:18:00Z">
            <w:rPr>
              <w:ins w:id="564" w:author="Francesco Amato" w:date="2021-04-21T18:18:00Z"/>
              <w:rFonts w:ascii="Calibri" w:hAnsi="Calibri" w:cs="Calibri"/>
              <w:sz w:val="16"/>
              <w:szCs w:val="16"/>
            </w:rPr>
          </w:rPrChange>
        </w:rPr>
      </w:pPr>
      <w:ins w:id="565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</w:t>
        </w:r>
        <w:r w:rsidRPr="00FD34E4">
          <w:rPr>
            <w:rFonts w:ascii="Calibri" w:hAnsi="Calibri" w:cs="Calibri"/>
            <w:sz w:val="16"/>
            <w:szCs w:val="16"/>
            <w:lang w:val="fr-FR"/>
            <w:rPrChange w:id="566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>},</w:t>
        </w:r>
      </w:ins>
    </w:p>
    <w:p w14:paraId="326B15F7" w14:textId="77777777" w:rsidR="00FD34E4" w:rsidRPr="00FD34E4" w:rsidRDefault="00FD34E4" w:rsidP="00FD34E4">
      <w:pPr>
        <w:rPr>
          <w:ins w:id="567" w:author="Francesco Amato" w:date="2021-04-21T18:18:00Z"/>
          <w:rFonts w:ascii="Calibri" w:hAnsi="Calibri" w:cs="Calibri"/>
          <w:sz w:val="16"/>
          <w:szCs w:val="16"/>
          <w:lang w:val="fr-FR"/>
          <w:rPrChange w:id="568" w:author="Francesco Amato" w:date="2021-04-21T18:18:00Z">
            <w:rPr>
              <w:ins w:id="569" w:author="Francesco Amato" w:date="2021-04-21T18:18:00Z"/>
              <w:rFonts w:ascii="Calibri" w:hAnsi="Calibri" w:cs="Calibri"/>
              <w:sz w:val="16"/>
              <w:szCs w:val="16"/>
            </w:rPr>
          </w:rPrChange>
        </w:rPr>
      </w:pPr>
      <w:ins w:id="570" w:author="Francesco Amato" w:date="2021-04-21T18:18:00Z">
        <w:r w:rsidRPr="00FD34E4">
          <w:rPr>
            <w:rFonts w:ascii="Calibri" w:hAnsi="Calibri" w:cs="Calibri"/>
            <w:sz w:val="16"/>
            <w:szCs w:val="16"/>
            <w:lang w:val="fr-FR"/>
            <w:rPrChange w:id="571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 xml:space="preserve">  "</w:t>
        </w:r>
        <w:proofErr w:type="spellStart"/>
        <w:r w:rsidRPr="00FD34E4">
          <w:rPr>
            <w:rFonts w:ascii="Calibri" w:hAnsi="Calibri" w:cs="Calibri"/>
            <w:sz w:val="16"/>
            <w:szCs w:val="16"/>
            <w:lang w:val="fr-FR"/>
            <w:rPrChange w:id="572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>secondaryLanguage</w:t>
        </w:r>
        <w:proofErr w:type="spellEnd"/>
        <w:proofErr w:type="gramStart"/>
        <w:r w:rsidRPr="00FD34E4">
          <w:rPr>
            <w:rFonts w:ascii="Calibri" w:hAnsi="Calibri" w:cs="Calibri"/>
            <w:sz w:val="16"/>
            <w:szCs w:val="16"/>
            <w:lang w:val="fr-FR"/>
            <w:rPrChange w:id="573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>":</w:t>
        </w:r>
        <w:proofErr w:type="gramEnd"/>
        <w:r w:rsidRPr="00FD34E4">
          <w:rPr>
            <w:rFonts w:ascii="Calibri" w:hAnsi="Calibri" w:cs="Calibri"/>
            <w:sz w:val="16"/>
            <w:szCs w:val="16"/>
            <w:lang w:val="fr-FR"/>
            <w:rPrChange w:id="574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 xml:space="preserve"> {</w:t>
        </w:r>
      </w:ins>
    </w:p>
    <w:p w14:paraId="513673EE" w14:textId="77777777" w:rsidR="00FD34E4" w:rsidRPr="00FD34E4" w:rsidRDefault="00FD34E4" w:rsidP="00FD34E4">
      <w:pPr>
        <w:rPr>
          <w:ins w:id="575" w:author="Francesco Amato" w:date="2021-04-21T18:18:00Z"/>
          <w:rFonts w:ascii="Calibri" w:hAnsi="Calibri" w:cs="Calibri"/>
          <w:sz w:val="16"/>
          <w:szCs w:val="16"/>
          <w:lang w:val="fr-FR"/>
          <w:rPrChange w:id="576" w:author="Francesco Amato" w:date="2021-04-21T18:18:00Z">
            <w:rPr>
              <w:ins w:id="577" w:author="Francesco Amato" w:date="2021-04-21T18:18:00Z"/>
              <w:rFonts w:ascii="Calibri" w:hAnsi="Calibri" w:cs="Calibri"/>
              <w:sz w:val="16"/>
              <w:szCs w:val="16"/>
            </w:rPr>
          </w:rPrChange>
        </w:rPr>
      </w:pPr>
      <w:ins w:id="578" w:author="Francesco Amato" w:date="2021-04-21T18:18:00Z">
        <w:r w:rsidRPr="00FD34E4">
          <w:rPr>
            <w:rFonts w:ascii="Calibri" w:hAnsi="Calibri" w:cs="Calibri"/>
            <w:sz w:val="16"/>
            <w:szCs w:val="16"/>
            <w:lang w:val="fr-FR"/>
            <w:rPrChange w:id="579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ab/>
          <w:t>"code</w:t>
        </w:r>
        <w:proofErr w:type="gramStart"/>
        <w:r w:rsidRPr="00FD34E4">
          <w:rPr>
            <w:rFonts w:ascii="Calibri" w:hAnsi="Calibri" w:cs="Calibri"/>
            <w:sz w:val="16"/>
            <w:szCs w:val="16"/>
            <w:lang w:val="fr-FR"/>
            <w:rPrChange w:id="580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>":</w:t>
        </w:r>
        <w:proofErr w:type="gramEnd"/>
        <w:r w:rsidRPr="00FD34E4">
          <w:rPr>
            <w:rFonts w:ascii="Calibri" w:hAnsi="Calibri" w:cs="Calibri"/>
            <w:sz w:val="16"/>
            <w:szCs w:val="16"/>
            <w:lang w:val="fr-FR"/>
            <w:rPrChange w:id="581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 xml:space="preserve"> "en",</w:t>
        </w:r>
      </w:ins>
    </w:p>
    <w:p w14:paraId="310A4B14" w14:textId="77777777" w:rsidR="00FD34E4" w:rsidRPr="00FD34E4" w:rsidRDefault="00FD34E4" w:rsidP="00FD34E4">
      <w:pPr>
        <w:rPr>
          <w:ins w:id="582" w:author="Francesco Amato" w:date="2021-04-21T18:18:00Z"/>
          <w:rFonts w:ascii="Calibri" w:hAnsi="Calibri" w:cs="Calibri"/>
          <w:sz w:val="16"/>
          <w:szCs w:val="16"/>
          <w:lang w:val="fr-FR"/>
          <w:rPrChange w:id="583" w:author="Francesco Amato" w:date="2021-04-21T18:18:00Z">
            <w:rPr>
              <w:ins w:id="584" w:author="Francesco Amato" w:date="2021-04-21T18:18:00Z"/>
              <w:rFonts w:ascii="Calibri" w:hAnsi="Calibri" w:cs="Calibri"/>
              <w:sz w:val="16"/>
              <w:szCs w:val="16"/>
            </w:rPr>
          </w:rPrChange>
        </w:rPr>
      </w:pPr>
      <w:ins w:id="585" w:author="Francesco Amato" w:date="2021-04-21T18:18:00Z">
        <w:r w:rsidRPr="00FD34E4">
          <w:rPr>
            <w:rFonts w:ascii="Calibri" w:hAnsi="Calibri" w:cs="Calibri"/>
            <w:sz w:val="16"/>
            <w:szCs w:val="16"/>
            <w:lang w:val="fr-FR"/>
            <w:rPrChange w:id="586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ab/>
          <w:t>"</w:t>
        </w:r>
        <w:proofErr w:type="spellStart"/>
        <w:r w:rsidRPr="00FD34E4">
          <w:rPr>
            <w:rFonts w:ascii="Calibri" w:hAnsi="Calibri" w:cs="Calibri"/>
            <w:sz w:val="16"/>
            <w:szCs w:val="16"/>
            <w:lang w:val="fr-FR"/>
            <w:rPrChange w:id="587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>suffixDB</w:t>
        </w:r>
        <w:proofErr w:type="spellEnd"/>
        <w:proofErr w:type="gramStart"/>
        <w:r w:rsidRPr="00FD34E4">
          <w:rPr>
            <w:rFonts w:ascii="Calibri" w:hAnsi="Calibri" w:cs="Calibri"/>
            <w:sz w:val="16"/>
            <w:szCs w:val="16"/>
            <w:lang w:val="fr-FR"/>
            <w:rPrChange w:id="588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>":</w:t>
        </w:r>
        <w:proofErr w:type="gramEnd"/>
        <w:r w:rsidRPr="00FD34E4">
          <w:rPr>
            <w:rFonts w:ascii="Calibri" w:hAnsi="Calibri" w:cs="Calibri"/>
            <w:sz w:val="16"/>
            <w:szCs w:val="16"/>
            <w:lang w:val="fr-FR"/>
            <w:rPrChange w:id="589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>"ENG",</w:t>
        </w:r>
      </w:ins>
    </w:p>
    <w:p w14:paraId="72EEFB08" w14:textId="77777777" w:rsidR="00FD34E4" w:rsidRPr="00FD34E4" w:rsidRDefault="00FD34E4" w:rsidP="00FD34E4">
      <w:pPr>
        <w:rPr>
          <w:ins w:id="590" w:author="Francesco Amato" w:date="2021-04-21T18:18:00Z"/>
          <w:rFonts w:ascii="Calibri" w:hAnsi="Calibri" w:cs="Calibri"/>
          <w:sz w:val="16"/>
          <w:szCs w:val="16"/>
        </w:rPr>
      </w:pPr>
      <w:ins w:id="591" w:author="Francesco Amato" w:date="2021-04-21T18:18:00Z">
        <w:r w:rsidRPr="00FD34E4">
          <w:rPr>
            <w:rFonts w:ascii="Calibri" w:hAnsi="Calibri" w:cs="Calibri"/>
            <w:sz w:val="16"/>
            <w:szCs w:val="16"/>
            <w:lang w:val="fr-FR"/>
            <w:rPrChange w:id="592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ab/>
        </w:r>
        <w:r w:rsidRPr="00FD34E4">
          <w:rPr>
            <w:rFonts w:ascii="Calibri" w:hAnsi="Calibri" w:cs="Calibri"/>
            <w:sz w:val="16"/>
            <w:szCs w:val="16"/>
          </w:rPr>
          <w:t>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labelValue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"Sub Indicator",</w:t>
        </w:r>
      </w:ins>
    </w:p>
    <w:p w14:paraId="552147A8" w14:textId="77777777" w:rsidR="00FD34E4" w:rsidRPr="00FD34E4" w:rsidRDefault="00FD34E4" w:rsidP="00FD34E4">
      <w:pPr>
        <w:rPr>
          <w:ins w:id="593" w:author="Francesco Amato" w:date="2021-04-21T18:18:00Z"/>
          <w:rFonts w:ascii="Calibri" w:hAnsi="Calibri" w:cs="Calibri"/>
          <w:sz w:val="16"/>
          <w:szCs w:val="16"/>
        </w:rPr>
      </w:pPr>
      <w:ins w:id="594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labelContent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"Sustainable Development Goals - SDGs"</w:t>
        </w:r>
        <w:r w:rsidRPr="00FD34E4">
          <w:rPr>
            <w:rFonts w:ascii="Calibri" w:hAnsi="Calibri" w:cs="Calibri"/>
            <w:sz w:val="16"/>
            <w:szCs w:val="16"/>
          </w:rPr>
          <w:tab/>
        </w:r>
      </w:ins>
    </w:p>
    <w:p w14:paraId="78C6EBA4" w14:textId="77777777" w:rsidR="00FD34E4" w:rsidRPr="00FD34E4" w:rsidRDefault="00FD34E4" w:rsidP="00FD34E4">
      <w:pPr>
        <w:rPr>
          <w:ins w:id="595" w:author="Francesco Amato" w:date="2021-04-21T18:18:00Z"/>
          <w:rFonts w:ascii="Calibri" w:hAnsi="Calibri" w:cs="Calibri"/>
          <w:sz w:val="16"/>
          <w:szCs w:val="16"/>
        </w:rPr>
      </w:pPr>
      <w:ins w:id="596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},</w:t>
        </w:r>
      </w:ins>
    </w:p>
    <w:p w14:paraId="024AFD33" w14:textId="77777777" w:rsidR="00FD34E4" w:rsidRPr="00FD34E4" w:rsidRDefault="00FD34E4" w:rsidP="00FD34E4">
      <w:pPr>
        <w:rPr>
          <w:ins w:id="597" w:author="Francesco Amato" w:date="2021-04-21T18:18:00Z"/>
          <w:rFonts w:ascii="Calibri" w:hAnsi="Calibri" w:cs="Calibri"/>
          <w:sz w:val="16"/>
          <w:szCs w:val="16"/>
        </w:rPr>
      </w:pPr>
      <w:ins w:id="598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mdtDb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{</w:t>
        </w:r>
      </w:ins>
    </w:p>
    <w:p w14:paraId="11E04281" w14:textId="77777777" w:rsidR="00FD34E4" w:rsidRPr="00FD34E4" w:rsidRDefault="00FD34E4" w:rsidP="00FD34E4">
      <w:pPr>
        <w:rPr>
          <w:ins w:id="599" w:author="Francesco Amato" w:date="2021-04-21T18:18:00Z"/>
          <w:rFonts w:ascii="Calibri" w:hAnsi="Calibri" w:cs="Calibri"/>
          <w:sz w:val="16"/>
          <w:szCs w:val="16"/>
        </w:rPr>
      </w:pPr>
      <w:ins w:id="600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connectionString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"Server=localhost</w:t>
        </w:r>
        <w:proofErr w:type="gramStart"/>
        <w:r w:rsidRPr="00FD34E4">
          <w:rPr>
            <w:rFonts w:ascii="Calibri" w:hAnsi="Calibri" w:cs="Calibri"/>
            <w:sz w:val="16"/>
            <w:szCs w:val="16"/>
          </w:rPr>
          <w:t>\\SQLEXPRESS;Database</w:t>
        </w:r>
        <w:proofErr w:type="gramEnd"/>
        <w:r w:rsidRPr="00FD34E4">
          <w:rPr>
            <w:rFonts w:ascii="Calibri" w:hAnsi="Calibri" w:cs="Calibri"/>
            <w:sz w:val="16"/>
            <w:szCs w:val="16"/>
          </w:rPr>
          <w:t>=SDGS;Trusted_Connection=True;",</w:t>
        </w:r>
      </w:ins>
    </w:p>
    <w:p w14:paraId="63641273" w14:textId="77777777" w:rsidR="00FD34E4" w:rsidRPr="00FD34E4" w:rsidRDefault="00FD34E4" w:rsidP="00FD34E4">
      <w:pPr>
        <w:rPr>
          <w:ins w:id="601" w:author="Francesco Amato" w:date="2021-04-21T18:18:00Z"/>
          <w:rFonts w:ascii="Calibri" w:hAnsi="Calibri" w:cs="Calibri"/>
          <w:sz w:val="16"/>
          <w:szCs w:val="16"/>
        </w:rPr>
      </w:pPr>
      <w:ins w:id="602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"username": null,</w:t>
        </w:r>
      </w:ins>
    </w:p>
    <w:p w14:paraId="1124B07A" w14:textId="77777777" w:rsidR="00FD34E4" w:rsidRPr="00FD34E4" w:rsidRDefault="00FD34E4" w:rsidP="00FD34E4">
      <w:pPr>
        <w:rPr>
          <w:ins w:id="603" w:author="Francesco Amato" w:date="2021-04-21T18:18:00Z"/>
          <w:rFonts w:ascii="Calibri" w:hAnsi="Calibri" w:cs="Calibri"/>
          <w:sz w:val="16"/>
          <w:szCs w:val="16"/>
        </w:rPr>
      </w:pPr>
      <w:ins w:id="604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"password": null,</w:t>
        </w:r>
      </w:ins>
    </w:p>
    <w:p w14:paraId="479304F9" w14:textId="77777777" w:rsidR="00FD34E4" w:rsidRPr="00FD34E4" w:rsidRDefault="00FD34E4" w:rsidP="00FD34E4">
      <w:pPr>
        <w:rPr>
          <w:ins w:id="605" w:author="Francesco Amato" w:date="2021-04-21T18:18:00Z"/>
          <w:rFonts w:ascii="Calibri" w:hAnsi="Calibri" w:cs="Calibri"/>
          <w:sz w:val="16"/>
          <w:szCs w:val="16"/>
        </w:rPr>
      </w:pPr>
      <w:ins w:id="606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dimensionsTable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{</w:t>
        </w:r>
      </w:ins>
    </w:p>
    <w:p w14:paraId="6E329753" w14:textId="77777777" w:rsidR="00FD34E4" w:rsidRPr="00FD34E4" w:rsidRDefault="00FD34E4" w:rsidP="00FD34E4">
      <w:pPr>
        <w:rPr>
          <w:ins w:id="607" w:author="Francesco Amato" w:date="2021-04-21T18:18:00Z"/>
          <w:rFonts w:ascii="Calibri" w:hAnsi="Calibri" w:cs="Calibri"/>
          <w:sz w:val="16"/>
          <w:szCs w:val="16"/>
        </w:rPr>
      </w:pPr>
      <w:ins w:id="608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"name": "DIMENSION"</w:t>
        </w:r>
      </w:ins>
    </w:p>
    <w:p w14:paraId="25E4474F" w14:textId="77777777" w:rsidR="00FD34E4" w:rsidRPr="00FD34E4" w:rsidRDefault="00FD34E4" w:rsidP="00FD34E4">
      <w:pPr>
        <w:rPr>
          <w:ins w:id="609" w:author="Francesco Amato" w:date="2021-04-21T18:18:00Z"/>
          <w:rFonts w:ascii="Calibri" w:hAnsi="Calibri" w:cs="Calibri"/>
          <w:sz w:val="16"/>
          <w:szCs w:val="16"/>
        </w:rPr>
      </w:pPr>
      <w:ins w:id="610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},</w:t>
        </w:r>
      </w:ins>
    </w:p>
    <w:p w14:paraId="41907ACA" w14:textId="77777777" w:rsidR="00FD34E4" w:rsidRPr="00FD34E4" w:rsidRDefault="00FD34E4" w:rsidP="00FD34E4">
      <w:pPr>
        <w:rPr>
          <w:ins w:id="611" w:author="Francesco Amato" w:date="2021-04-21T18:18:00Z"/>
          <w:rFonts w:ascii="Calibri" w:hAnsi="Calibri" w:cs="Calibri"/>
          <w:sz w:val="16"/>
          <w:szCs w:val="16"/>
        </w:rPr>
      </w:pPr>
      <w:ins w:id="612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dataTable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{</w:t>
        </w:r>
      </w:ins>
    </w:p>
    <w:p w14:paraId="5EC37019" w14:textId="77777777" w:rsidR="00FD34E4" w:rsidRPr="00FD34E4" w:rsidRDefault="00FD34E4" w:rsidP="00FD34E4">
      <w:pPr>
        <w:rPr>
          <w:ins w:id="613" w:author="Francesco Amato" w:date="2021-04-21T18:18:00Z"/>
          <w:rFonts w:ascii="Calibri" w:hAnsi="Calibri" w:cs="Calibri"/>
          <w:sz w:val="16"/>
          <w:szCs w:val="16"/>
        </w:rPr>
      </w:pPr>
      <w:ins w:id="614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"name": "SUBINDICATOR_DATA",</w:t>
        </w:r>
      </w:ins>
    </w:p>
    <w:p w14:paraId="0AB04B53" w14:textId="77777777" w:rsidR="00FD34E4" w:rsidRPr="00FD34E4" w:rsidRDefault="00FD34E4" w:rsidP="00FD34E4">
      <w:pPr>
        <w:rPr>
          <w:ins w:id="615" w:author="Francesco Amato" w:date="2021-04-21T18:18:00Z"/>
          <w:rFonts w:ascii="Calibri" w:hAnsi="Calibri" w:cs="Calibri"/>
          <w:sz w:val="16"/>
          <w:szCs w:val="16"/>
        </w:rPr>
      </w:pPr>
      <w:ins w:id="616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"code": "SUBINDICATOR_CODE"</w:t>
        </w:r>
      </w:ins>
    </w:p>
    <w:p w14:paraId="28465345" w14:textId="77777777" w:rsidR="00FD34E4" w:rsidRPr="00FD34E4" w:rsidRDefault="00FD34E4" w:rsidP="00FD34E4">
      <w:pPr>
        <w:rPr>
          <w:ins w:id="617" w:author="Francesco Amato" w:date="2021-04-21T18:18:00Z"/>
          <w:rFonts w:ascii="Calibri" w:hAnsi="Calibri" w:cs="Calibri"/>
          <w:sz w:val="16"/>
          <w:szCs w:val="16"/>
        </w:rPr>
      </w:pPr>
      <w:ins w:id="618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},</w:t>
        </w:r>
      </w:ins>
    </w:p>
    <w:p w14:paraId="2CF546AC" w14:textId="77777777" w:rsidR="00FD34E4" w:rsidRPr="00FD34E4" w:rsidRDefault="00FD34E4" w:rsidP="00FD34E4">
      <w:pPr>
        <w:rPr>
          <w:ins w:id="619" w:author="Francesco Amato" w:date="2021-04-21T18:18:00Z"/>
          <w:rFonts w:ascii="Calibri" w:hAnsi="Calibri" w:cs="Calibri"/>
          <w:sz w:val="16"/>
          <w:szCs w:val="16"/>
        </w:rPr>
      </w:pPr>
      <w:ins w:id="620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goalTable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{</w:t>
        </w:r>
      </w:ins>
    </w:p>
    <w:p w14:paraId="58A50EB2" w14:textId="77777777" w:rsidR="00FD34E4" w:rsidRPr="00FD34E4" w:rsidRDefault="00FD34E4" w:rsidP="00FD34E4">
      <w:pPr>
        <w:rPr>
          <w:ins w:id="621" w:author="Francesco Amato" w:date="2021-04-21T18:18:00Z"/>
          <w:rFonts w:ascii="Calibri" w:hAnsi="Calibri" w:cs="Calibri"/>
          <w:sz w:val="16"/>
          <w:szCs w:val="16"/>
        </w:rPr>
      </w:pPr>
      <w:ins w:id="622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"name": "V_GOAL",</w:t>
        </w:r>
      </w:ins>
    </w:p>
    <w:p w14:paraId="4F31B72D" w14:textId="77777777" w:rsidR="00FD34E4" w:rsidRPr="00FD34E4" w:rsidRDefault="00FD34E4" w:rsidP="00FD34E4">
      <w:pPr>
        <w:rPr>
          <w:ins w:id="623" w:author="Francesco Amato" w:date="2021-04-21T18:18:00Z"/>
          <w:rFonts w:ascii="Calibri" w:hAnsi="Calibri" w:cs="Calibri"/>
          <w:sz w:val="16"/>
          <w:szCs w:val="16"/>
        </w:rPr>
      </w:pPr>
      <w:ins w:id="624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"id":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Goal_ID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414D247F" w14:textId="77777777" w:rsidR="00FD34E4" w:rsidRPr="00FD34E4" w:rsidRDefault="00FD34E4" w:rsidP="00FD34E4">
      <w:pPr>
        <w:rPr>
          <w:ins w:id="625" w:author="Francesco Amato" w:date="2021-04-21T18:18:00Z"/>
          <w:rFonts w:ascii="Calibri" w:hAnsi="Calibri" w:cs="Calibri"/>
          <w:sz w:val="16"/>
          <w:szCs w:val="16"/>
        </w:rPr>
      </w:pPr>
      <w:ins w:id="626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ab/>
          <w:t xml:space="preserve">  "code":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Goal_CODE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477DEC3C" w14:textId="77777777" w:rsidR="00FD34E4" w:rsidRPr="00FD34E4" w:rsidRDefault="00FD34E4" w:rsidP="00FD34E4">
      <w:pPr>
        <w:rPr>
          <w:ins w:id="627" w:author="Francesco Amato" w:date="2021-04-21T18:18:00Z"/>
          <w:rFonts w:ascii="Calibri" w:hAnsi="Calibri" w:cs="Calibri"/>
          <w:sz w:val="16"/>
          <w:szCs w:val="16"/>
        </w:rPr>
      </w:pPr>
      <w:ins w:id="628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ab/>
          <w:t xml:space="preserve">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typeId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Type_ID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44DC9A4E" w14:textId="77777777" w:rsidR="00FD34E4" w:rsidRPr="00FD34E4" w:rsidRDefault="00FD34E4" w:rsidP="00FD34E4">
      <w:pPr>
        <w:rPr>
          <w:ins w:id="629" w:author="Francesco Amato" w:date="2021-04-21T18:18:00Z"/>
          <w:rFonts w:ascii="Calibri" w:hAnsi="Calibri" w:cs="Calibri"/>
          <w:sz w:val="16"/>
          <w:szCs w:val="16"/>
        </w:rPr>
      </w:pPr>
      <w:ins w:id="630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"desc":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Goal_DescAr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5E187A60" w14:textId="77777777" w:rsidR="00FD34E4" w:rsidRPr="00FD34E4" w:rsidRDefault="00FD34E4" w:rsidP="00FD34E4">
      <w:pPr>
        <w:rPr>
          <w:ins w:id="631" w:author="Francesco Amato" w:date="2021-04-21T18:18:00Z"/>
          <w:rFonts w:ascii="Calibri" w:hAnsi="Calibri" w:cs="Calibri"/>
          <w:sz w:val="16"/>
          <w:szCs w:val="16"/>
        </w:rPr>
      </w:pPr>
      <w:ins w:id="632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ab/>
          <w:t xml:space="preserve">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descEn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Goal_DescEn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6C1B9F1F" w14:textId="77777777" w:rsidR="00FD34E4" w:rsidRPr="00FD34E4" w:rsidRDefault="00FD34E4" w:rsidP="00FD34E4">
      <w:pPr>
        <w:rPr>
          <w:ins w:id="633" w:author="Francesco Amato" w:date="2021-04-21T18:18:00Z"/>
          <w:rFonts w:ascii="Calibri" w:hAnsi="Calibri" w:cs="Calibri"/>
          <w:sz w:val="16"/>
          <w:szCs w:val="16"/>
        </w:rPr>
      </w:pPr>
      <w:ins w:id="634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"order":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Goal_ID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7AB457D4" w14:textId="77777777" w:rsidR="00FD34E4" w:rsidRPr="00FD34E4" w:rsidRDefault="00FD34E4" w:rsidP="00FD34E4">
      <w:pPr>
        <w:rPr>
          <w:ins w:id="635" w:author="Francesco Amato" w:date="2021-04-21T18:18:00Z"/>
          <w:rFonts w:ascii="Calibri" w:hAnsi="Calibri" w:cs="Calibri"/>
          <w:sz w:val="16"/>
          <w:szCs w:val="16"/>
        </w:rPr>
      </w:pPr>
      <w:ins w:id="636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ab/>
          <w:t xml:space="preserve">  "reference":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Type_ID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</w:t>
        </w:r>
      </w:ins>
    </w:p>
    <w:p w14:paraId="739A4BAF" w14:textId="77777777" w:rsidR="00FD34E4" w:rsidRPr="00FD34E4" w:rsidRDefault="00FD34E4" w:rsidP="00FD34E4">
      <w:pPr>
        <w:rPr>
          <w:ins w:id="637" w:author="Francesco Amato" w:date="2021-04-21T18:18:00Z"/>
          <w:rFonts w:ascii="Calibri" w:hAnsi="Calibri" w:cs="Calibri"/>
          <w:sz w:val="16"/>
          <w:szCs w:val="16"/>
        </w:rPr>
      </w:pPr>
      <w:ins w:id="638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},</w:t>
        </w:r>
      </w:ins>
    </w:p>
    <w:p w14:paraId="01567988" w14:textId="77777777" w:rsidR="00FD34E4" w:rsidRPr="00FD34E4" w:rsidRDefault="00FD34E4" w:rsidP="00FD34E4">
      <w:pPr>
        <w:rPr>
          <w:ins w:id="639" w:author="Francesco Amato" w:date="2021-04-21T18:18:00Z"/>
          <w:rFonts w:ascii="Calibri" w:hAnsi="Calibri" w:cs="Calibri"/>
          <w:sz w:val="16"/>
          <w:szCs w:val="16"/>
        </w:rPr>
      </w:pPr>
      <w:ins w:id="640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lastRenderedPageBreak/>
          <w:t xml:space="preserve">  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targetTable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{</w:t>
        </w:r>
      </w:ins>
    </w:p>
    <w:p w14:paraId="6D80FABE" w14:textId="77777777" w:rsidR="00FD34E4" w:rsidRPr="00FD34E4" w:rsidRDefault="00FD34E4" w:rsidP="00FD34E4">
      <w:pPr>
        <w:rPr>
          <w:ins w:id="641" w:author="Francesco Amato" w:date="2021-04-21T18:18:00Z"/>
          <w:rFonts w:ascii="Calibri" w:hAnsi="Calibri" w:cs="Calibri"/>
          <w:sz w:val="16"/>
          <w:szCs w:val="16"/>
        </w:rPr>
      </w:pPr>
      <w:ins w:id="642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"name": "V_TARGET",</w:t>
        </w:r>
      </w:ins>
    </w:p>
    <w:p w14:paraId="08204EE7" w14:textId="77777777" w:rsidR="00FD34E4" w:rsidRPr="00FD34E4" w:rsidRDefault="00FD34E4" w:rsidP="00FD34E4">
      <w:pPr>
        <w:rPr>
          <w:ins w:id="643" w:author="Francesco Amato" w:date="2021-04-21T18:18:00Z"/>
          <w:rFonts w:ascii="Calibri" w:hAnsi="Calibri" w:cs="Calibri"/>
          <w:sz w:val="16"/>
          <w:szCs w:val="16"/>
        </w:rPr>
      </w:pPr>
      <w:ins w:id="644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ab/>
          <w:t xml:space="preserve">  "id":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Target_ID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5A7FA6F1" w14:textId="77777777" w:rsidR="00FD34E4" w:rsidRPr="00FD34E4" w:rsidRDefault="00FD34E4" w:rsidP="00FD34E4">
      <w:pPr>
        <w:rPr>
          <w:ins w:id="645" w:author="Francesco Amato" w:date="2021-04-21T18:18:00Z"/>
          <w:rFonts w:ascii="Calibri" w:hAnsi="Calibri" w:cs="Calibri"/>
          <w:sz w:val="16"/>
          <w:szCs w:val="16"/>
        </w:rPr>
      </w:pPr>
      <w:ins w:id="646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"code":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Target_Code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6E346023" w14:textId="77777777" w:rsidR="00FD34E4" w:rsidRPr="00FD34E4" w:rsidRDefault="00FD34E4" w:rsidP="00FD34E4">
      <w:pPr>
        <w:rPr>
          <w:ins w:id="647" w:author="Francesco Amato" w:date="2021-04-21T18:18:00Z"/>
          <w:rFonts w:ascii="Calibri" w:hAnsi="Calibri" w:cs="Calibri"/>
          <w:sz w:val="16"/>
          <w:szCs w:val="16"/>
        </w:rPr>
      </w:pPr>
      <w:ins w:id="648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"desc":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Target_DescAr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6A5910D4" w14:textId="77777777" w:rsidR="00FD34E4" w:rsidRPr="00FD34E4" w:rsidRDefault="00FD34E4" w:rsidP="00FD34E4">
      <w:pPr>
        <w:rPr>
          <w:ins w:id="649" w:author="Francesco Amato" w:date="2021-04-21T18:18:00Z"/>
          <w:rFonts w:ascii="Calibri" w:hAnsi="Calibri" w:cs="Calibri"/>
          <w:sz w:val="16"/>
          <w:szCs w:val="16"/>
        </w:rPr>
      </w:pPr>
      <w:ins w:id="650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ab/>
          <w:t xml:space="preserve">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descEn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Target_DescEn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75E7876E" w14:textId="77777777" w:rsidR="00FD34E4" w:rsidRPr="00FD34E4" w:rsidRDefault="00FD34E4" w:rsidP="00FD34E4">
      <w:pPr>
        <w:rPr>
          <w:ins w:id="651" w:author="Francesco Amato" w:date="2021-04-21T18:18:00Z"/>
          <w:rFonts w:ascii="Calibri" w:hAnsi="Calibri" w:cs="Calibri"/>
          <w:sz w:val="16"/>
          <w:szCs w:val="16"/>
        </w:rPr>
      </w:pPr>
      <w:ins w:id="652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"reference":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Goal_ID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</w:t>
        </w:r>
      </w:ins>
    </w:p>
    <w:p w14:paraId="4E436ED0" w14:textId="77777777" w:rsidR="00FD34E4" w:rsidRPr="00FD34E4" w:rsidRDefault="00FD34E4" w:rsidP="00FD34E4">
      <w:pPr>
        <w:rPr>
          <w:ins w:id="653" w:author="Francesco Amato" w:date="2021-04-21T18:18:00Z"/>
          <w:rFonts w:ascii="Calibri" w:hAnsi="Calibri" w:cs="Calibri"/>
          <w:sz w:val="16"/>
          <w:szCs w:val="16"/>
        </w:rPr>
      </w:pPr>
      <w:ins w:id="654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},</w:t>
        </w:r>
      </w:ins>
    </w:p>
    <w:p w14:paraId="0BFEF21D" w14:textId="77777777" w:rsidR="00FD34E4" w:rsidRPr="00FD34E4" w:rsidRDefault="00FD34E4" w:rsidP="00FD34E4">
      <w:pPr>
        <w:rPr>
          <w:ins w:id="655" w:author="Francesco Amato" w:date="2021-04-21T18:18:00Z"/>
          <w:rFonts w:ascii="Calibri" w:hAnsi="Calibri" w:cs="Calibri"/>
          <w:sz w:val="16"/>
          <w:szCs w:val="16"/>
        </w:rPr>
      </w:pPr>
      <w:ins w:id="656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indicatorTable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{</w:t>
        </w:r>
      </w:ins>
    </w:p>
    <w:p w14:paraId="4E9B0020" w14:textId="77777777" w:rsidR="00FD34E4" w:rsidRPr="00FD34E4" w:rsidRDefault="00FD34E4" w:rsidP="00FD34E4">
      <w:pPr>
        <w:rPr>
          <w:ins w:id="657" w:author="Francesco Amato" w:date="2021-04-21T18:18:00Z"/>
          <w:rFonts w:ascii="Calibri" w:hAnsi="Calibri" w:cs="Calibri"/>
          <w:sz w:val="16"/>
          <w:szCs w:val="16"/>
        </w:rPr>
      </w:pPr>
      <w:ins w:id="658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"name": "V_INDICATOR",</w:t>
        </w:r>
      </w:ins>
    </w:p>
    <w:p w14:paraId="2B60B14E" w14:textId="77777777" w:rsidR="00FD34E4" w:rsidRPr="00FD34E4" w:rsidRDefault="00FD34E4" w:rsidP="00FD34E4">
      <w:pPr>
        <w:rPr>
          <w:ins w:id="659" w:author="Francesco Amato" w:date="2021-04-21T18:18:00Z"/>
          <w:rFonts w:ascii="Calibri" w:hAnsi="Calibri" w:cs="Calibri"/>
          <w:sz w:val="16"/>
          <w:szCs w:val="16"/>
        </w:rPr>
      </w:pPr>
      <w:ins w:id="660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"code":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Indicator_Code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377EC378" w14:textId="77777777" w:rsidR="00FD34E4" w:rsidRPr="00FD34E4" w:rsidRDefault="00FD34E4" w:rsidP="00FD34E4">
      <w:pPr>
        <w:rPr>
          <w:ins w:id="661" w:author="Francesco Amato" w:date="2021-04-21T18:18:00Z"/>
          <w:rFonts w:ascii="Calibri" w:hAnsi="Calibri" w:cs="Calibri"/>
          <w:sz w:val="16"/>
          <w:szCs w:val="16"/>
        </w:rPr>
      </w:pPr>
      <w:ins w:id="662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codeValue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Indicator_CodeValue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151DAD09" w14:textId="77777777" w:rsidR="00FD34E4" w:rsidRPr="00FD34E4" w:rsidRDefault="00FD34E4" w:rsidP="00FD34E4">
      <w:pPr>
        <w:rPr>
          <w:ins w:id="663" w:author="Francesco Amato" w:date="2021-04-21T18:18:00Z"/>
          <w:rFonts w:ascii="Calibri" w:hAnsi="Calibri" w:cs="Calibri"/>
          <w:sz w:val="16"/>
          <w:szCs w:val="16"/>
        </w:rPr>
      </w:pPr>
      <w:ins w:id="664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"desc":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Indicator_descAr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2E83EEF6" w14:textId="77777777" w:rsidR="00FD34E4" w:rsidRPr="00FD34E4" w:rsidRDefault="00FD34E4" w:rsidP="00FD34E4">
      <w:pPr>
        <w:rPr>
          <w:ins w:id="665" w:author="Francesco Amato" w:date="2021-04-21T18:18:00Z"/>
          <w:rFonts w:ascii="Calibri" w:hAnsi="Calibri" w:cs="Calibri"/>
          <w:sz w:val="16"/>
          <w:szCs w:val="16"/>
        </w:rPr>
      </w:pPr>
      <w:ins w:id="666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ab/>
          <w:t xml:space="preserve">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descEn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Indicator_descEn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16733228" w14:textId="77777777" w:rsidR="00FD34E4" w:rsidRPr="00FD34E4" w:rsidRDefault="00FD34E4" w:rsidP="00FD34E4">
      <w:pPr>
        <w:rPr>
          <w:ins w:id="667" w:author="Francesco Amato" w:date="2021-04-21T18:18:00Z"/>
          <w:rFonts w:ascii="Calibri" w:hAnsi="Calibri" w:cs="Calibri"/>
          <w:sz w:val="16"/>
          <w:szCs w:val="16"/>
        </w:rPr>
      </w:pPr>
      <w:ins w:id="668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"reference":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Target_ID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5C57D364" w14:textId="77777777" w:rsidR="00FD34E4" w:rsidRPr="00FD34E4" w:rsidRDefault="00FD34E4" w:rsidP="00FD34E4">
      <w:pPr>
        <w:rPr>
          <w:ins w:id="669" w:author="Francesco Amato" w:date="2021-04-21T18:18:00Z"/>
          <w:rFonts w:ascii="Calibri" w:hAnsi="Calibri" w:cs="Calibri"/>
          <w:sz w:val="16"/>
          <w:szCs w:val="16"/>
        </w:rPr>
      </w:pPr>
      <w:ins w:id="670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ab/>
          <w:t xml:space="preserve">  "reference1":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Goal_Type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</w:t>
        </w:r>
      </w:ins>
    </w:p>
    <w:p w14:paraId="30557946" w14:textId="77777777" w:rsidR="00FD34E4" w:rsidRPr="00FD34E4" w:rsidRDefault="00FD34E4" w:rsidP="00FD34E4">
      <w:pPr>
        <w:rPr>
          <w:ins w:id="671" w:author="Francesco Amato" w:date="2021-04-21T18:18:00Z"/>
          <w:rFonts w:ascii="Calibri" w:hAnsi="Calibri" w:cs="Calibri"/>
          <w:sz w:val="16"/>
          <w:szCs w:val="16"/>
        </w:rPr>
      </w:pPr>
      <w:ins w:id="672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},</w:t>
        </w:r>
      </w:ins>
    </w:p>
    <w:p w14:paraId="5A1A3304" w14:textId="77777777" w:rsidR="00FD34E4" w:rsidRPr="00FD34E4" w:rsidRDefault="00FD34E4" w:rsidP="00FD34E4">
      <w:pPr>
        <w:rPr>
          <w:ins w:id="673" w:author="Francesco Amato" w:date="2021-04-21T18:18:00Z"/>
          <w:rFonts w:ascii="Calibri" w:hAnsi="Calibri" w:cs="Calibri"/>
          <w:sz w:val="16"/>
          <w:szCs w:val="16"/>
        </w:rPr>
      </w:pPr>
      <w:ins w:id="674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subIndicatorTable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{</w:t>
        </w:r>
      </w:ins>
    </w:p>
    <w:p w14:paraId="3A241052" w14:textId="77777777" w:rsidR="00FD34E4" w:rsidRPr="00FD34E4" w:rsidRDefault="00FD34E4" w:rsidP="00FD34E4">
      <w:pPr>
        <w:rPr>
          <w:ins w:id="675" w:author="Francesco Amato" w:date="2021-04-21T18:18:00Z"/>
          <w:rFonts w:ascii="Calibri" w:hAnsi="Calibri" w:cs="Calibri"/>
          <w:sz w:val="16"/>
          <w:szCs w:val="16"/>
        </w:rPr>
      </w:pPr>
      <w:ins w:id="676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"name": "V_SUBINDICATOR",</w:t>
        </w:r>
      </w:ins>
    </w:p>
    <w:p w14:paraId="1492FAE6" w14:textId="77777777" w:rsidR="00FD34E4" w:rsidRPr="00FD34E4" w:rsidRDefault="00FD34E4" w:rsidP="00FD34E4">
      <w:pPr>
        <w:rPr>
          <w:ins w:id="677" w:author="Francesco Amato" w:date="2021-04-21T18:18:00Z"/>
          <w:rFonts w:ascii="Calibri" w:hAnsi="Calibri" w:cs="Calibri"/>
          <w:sz w:val="16"/>
          <w:szCs w:val="16"/>
        </w:rPr>
      </w:pPr>
      <w:ins w:id="678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"code":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Subindicator_Code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65B00C9D" w14:textId="77777777" w:rsidR="00FD34E4" w:rsidRPr="00FD34E4" w:rsidRDefault="00FD34E4" w:rsidP="00FD34E4">
      <w:pPr>
        <w:rPr>
          <w:ins w:id="679" w:author="Francesco Amato" w:date="2021-04-21T18:18:00Z"/>
          <w:rFonts w:ascii="Calibri" w:hAnsi="Calibri" w:cs="Calibri"/>
          <w:sz w:val="16"/>
          <w:szCs w:val="16"/>
        </w:rPr>
      </w:pPr>
      <w:ins w:id="680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ab/>
          <w:t xml:space="preserve">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codeValue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Subindicator_CodeValue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2DE0D2AE" w14:textId="77777777" w:rsidR="00FD34E4" w:rsidRPr="00FD34E4" w:rsidRDefault="00FD34E4" w:rsidP="00FD34E4">
      <w:pPr>
        <w:rPr>
          <w:ins w:id="681" w:author="Francesco Amato" w:date="2021-04-21T18:18:00Z"/>
          <w:rFonts w:ascii="Calibri" w:hAnsi="Calibri" w:cs="Calibri"/>
          <w:sz w:val="16"/>
          <w:szCs w:val="16"/>
        </w:rPr>
      </w:pPr>
      <w:ins w:id="682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"desc":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Subindicator_DescAr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24FF296A" w14:textId="77777777" w:rsidR="00FD34E4" w:rsidRPr="00FD34E4" w:rsidRDefault="00FD34E4" w:rsidP="00FD34E4">
      <w:pPr>
        <w:rPr>
          <w:ins w:id="683" w:author="Francesco Amato" w:date="2021-04-21T18:18:00Z"/>
          <w:rFonts w:ascii="Calibri" w:hAnsi="Calibri" w:cs="Calibri"/>
          <w:sz w:val="16"/>
          <w:szCs w:val="16"/>
        </w:rPr>
      </w:pPr>
      <w:ins w:id="684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ab/>
          <w:t xml:space="preserve">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descEn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Subindicator_DescEn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6BE496EE" w14:textId="77777777" w:rsidR="00FD34E4" w:rsidRPr="00FD34E4" w:rsidRDefault="00FD34E4" w:rsidP="00FD34E4">
      <w:pPr>
        <w:rPr>
          <w:ins w:id="685" w:author="Francesco Amato" w:date="2021-04-21T18:18:00Z"/>
          <w:rFonts w:ascii="Calibri" w:hAnsi="Calibri" w:cs="Calibri"/>
          <w:sz w:val="16"/>
          <w:szCs w:val="16"/>
        </w:rPr>
      </w:pPr>
      <w:ins w:id="686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"dimensions": "Dimensions",</w:t>
        </w:r>
      </w:ins>
    </w:p>
    <w:p w14:paraId="3B7F16FB" w14:textId="77777777" w:rsidR="00FD34E4" w:rsidRPr="00FD34E4" w:rsidRDefault="00FD34E4" w:rsidP="00FD34E4">
      <w:pPr>
        <w:rPr>
          <w:ins w:id="687" w:author="Francesco Amato" w:date="2021-04-21T18:18:00Z"/>
          <w:rFonts w:ascii="Calibri" w:hAnsi="Calibri" w:cs="Calibri"/>
          <w:sz w:val="16"/>
          <w:szCs w:val="16"/>
        </w:rPr>
      </w:pPr>
      <w:ins w:id="688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"reference":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Indicator_Code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15A17207" w14:textId="77777777" w:rsidR="00FD34E4" w:rsidRPr="00FD34E4" w:rsidRDefault="00FD34E4" w:rsidP="00FD34E4">
      <w:pPr>
        <w:rPr>
          <w:ins w:id="689" w:author="Francesco Amato" w:date="2021-04-21T18:18:00Z"/>
          <w:rFonts w:ascii="Calibri" w:hAnsi="Calibri" w:cs="Calibri"/>
          <w:sz w:val="16"/>
          <w:szCs w:val="16"/>
        </w:rPr>
      </w:pPr>
      <w:ins w:id="690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ab/>
          <w:t xml:space="preserve">  "reference1":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Goal_Type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6DA03E06" w14:textId="77777777" w:rsidR="00FD34E4" w:rsidRPr="00FD34E4" w:rsidRDefault="00FD34E4" w:rsidP="00FD34E4">
      <w:pPr>
        <w:rPr>
          <w:ins w:id="691" w:author="Francesco Amato" w:date="2021-04-21T18:18:00Z"/>
          <w:rFonts w:ascii="Calibri" w:hAnsi="Calibri" w:cs="Calibri"/>
          <w:sz w:val="16"/>
          <w:szCs w:val="16"/>
        </w:rPr>
      </w:pPr>
      <w:ins w:id="692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ab/>
          <w:t xml:space="preserve">  "reference2":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Target_ID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",</w:t>
        </w:r>
      </w:ins>
    </w:p>
    <w:p w14:paraId="377850F6" w14:textId="77777777" w:rsidR="00FD34E4" w:rsidRPr="00FD34E4" w:rsidRDefault="00FD34E4" w:rsidP="00FD34E4">
      <w:pPr>
        <w:rPr>
          <w:ins w:id="693" w:author="Francesco Amato" w:date="2021-04-21T18:18:00Z"/>
          <w:rFonts w:ascii="Calibri" w:hAnsi="Calibri" w:cs="Calibri"/>
          <w:sz w:val="16"/>
          <w:szCs w:val="16"/>
        </w:rPr>
      </w:pPr>
      <w:ins w:id="694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  "condition":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Is_Valid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 xml:space="preserve"> = 1"</w:t>
        </w:r>
      </w:ins>
    </w:p>
    <w:p w14:paraId="1DC6ACAF" w14:textId="77777777" w:rsidR="00FD34E4" w:rsidRPr="00FD34E4" w:rsidRDefault="00FD34E4" w:rsidP="00FD34E4">
      <w:pPr>
        <w:rPr>
          <w:ins w:id="695" w:author="Francesco Amato" w:date="2021-04-21T18:18:00Z"/>
          <w:rFonts w:ascii="Calibri" w:hAnsi="Calibri" w:cs="Calibri"/>
          <w:sz w:val="16"/>
          <w:szCs w:val="16"/>
        </w:rPr>
      </w:pPr>
      <w:ins w:id="696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}</w:t>
        </w:r>
      </w:ins>
    </w:p>
    <w:p w14:paraId="69DB7BB4" w14:textId="77777777" w:rsidR="00FD34E4" w:rsidRPr="00FD34E4" w:rsidRDefault="00FD34E4" w:rsidP="00FD34E4">
      <w:pPr>
        <w:rPr>
          <w:ins w:id="697" w:author="Francesco Amato" w:date="2021-04-21T18:18:00Z"/>
          <w:rFonts w:ascii="Calibri" w:hAnsi="Calibri" w:cs="Calibri"/>
          <w:sz w:val="16"/>
          <w:szCs w:val="16"/>
        </w:rPr>
      </w:pPr>
      <w:ins w:id="698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},</w:t>
        </w:r>
      </w:ins>
    </w:p>
    <w:p w14:paraId="2425A932" w14:textId="77777777" w:rsidR="00FD34E4" w:rsidRPr="00FD34E4" w:rsidRDefault="00FD34E4" w:rsidP="00FD34E4">
      <w:pPr>
        <w:rPr>
          <w:ins w:id="699" w:author="Francesco Amato" w:date="2021-04-21T18:18:00Z"/>
          <w:rFonts w:ascii="Calibri" w:hAnsi="Calibri" w:cs="Calibri"/>
          <w:sz w:val="16"/>
          <w:szCs w:val="16"/>
        </w:rPr>
      </w:pPr>
      <w:ins w:id="700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pxwebDb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{</w:t>
        </w:r>
      </w:ins>
    </w:p>
    <w:p w14:paraId="53D89FDB" w14:textId="77777777" w:rsidR="00FD34E4" w:rsidRPr="00FD34E4" w:rsidRDefault="00FD34E4" w:rsidP="00FD34E4">
      <w:pPr>
        <w:rPr>
          <w:ins w:id="701" w:author="Francesco Amato" w:date="2021-04-21T18:18:00Z"/>
          <w:rFonts w:ascii="Calibri" w:hAnsi="Calibri" w:cs="Calibri"/>
          <w:sz w:val="16"/>
          <w:szCs w:val="16"/>
        </w:rPr>
      </w:pPr>
      <w:ins w:id="702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"</w:t>
        </w:r>
        <w:proofErr w:type="spellStart"/>
        <w:r w:rsidRPr="00FD34E4">
          <w:rPr>
            <w:rFonts w:ascii="Calibri" w:hAnsi="Calibri" w:cs="Calibri"/>
            <w:sz w:val="16"/>
            <w:szCs w:val="16"/>
          </w:rPr>
          <w:t>connectionString</w:t>
        </w:r>
        <w:proofErr w:type="spellEnd"/>
        <w:r w:rsidRPr="00FD34E4">
          <w:rPr>
            <w:rFonts w:ascii="Calibri" w:hAnsi="Calibri" w:cs="Calibri"/>
            <w:sz w:val="16"/>
            <w:szCs w:val="16"/>
          </w:rPr>
          <w:t>": "Server=localhost</w:t>
        </w:r>
        <w:proofErr w:type="gramStart"/>
        <w:r w:rsidRPr="00FD34E4">
          <w:rPr>
            <w:rFonts w:ascii="Calibri" w:hAnsi="Calibri" w:cs="Calibri"/>
            <w:sz w:val="16"/>
            <w:szCs w:val="16"/>
          </w:rPr>
          <w:t>\\SQLEXPRESS;Database</w:t>
        </w:r>
        <w:proofErr w:type="gramEnd"/>
        <w:r w:rsidRPr="00FD34E4">
          <w:rPr>
            <w:rFonts w:ascii="Calibri" w:hAnsi="Calibri" w:cs="Calibri"/>
            <w:sz w:val="16"/>
            <w:szCs w:val="16"/>
          </w:rPr>
          <w:t>=pxweb_sdgs;Trusted_Connection=True;",</w:t>
        </w:r>
      </w:ins>
    </w:p>
    <w:p w14:paraId="38797358" w14:textId="77777777" w:rsidR="00FD34E4" w:rsidRPr="00FD34E4" w:rsidRDefault="00FD34E4" w:rsidP="00FD34E4">
      <w:pPr>
        <w:rPr>
          <w:ins w:id="703" w:author="Francesco Amato" w:date="2021-04-21T18:18:00Z"/>
          <w:rFonts w:ascii="Calibri" w:hAnsi="Calibri" w:cs="Calibri"/>
          <w:sz w:val="16"/>
          <w:szCs w:val="16"/>
          <w:lang w:val="it-IT"/>
          <w:rPrChange w:id="704" w:author="Francesco Amato" w:date="2021-04-21T18:18:00Z">
            <w:rPr>
              <w:ins w:id="705" w:author="Francesco Amato" w:date="2021-04-21T18:18:00Z"/>
              <w:rFonts w:ascii="Calibri" w:hAnsi="Calibri" w:cs="Calibri"/>
              <w:sz w:val="16"/>
              <w:szCs w:val="16"/>
            </w:rPr>
          </w:rPrChange>
        </w:rPr>
      </w:pPr>
      <w:ins w:id="706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  </w:t>
        </w:r>
        <w:r w:rsidRPr="00FD34E4">
          <w:rPr>
            <w:rFonts w:ascii="Calibri" w:hAnsi="Calibri" w:cs="Calibri"/>
            <w:sz w:val="16"/>
            <w:szCs w:val="16"/>
            <w:lang w:val="it-IT"/>
            <w:rPrChange w:id="707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 xml:space="preserve">"username": </w:t>
        </w:r>
        <w:proofErr w:type="spellStart"/>
        <w:r w:rsidRPr="00FD34E4">
          <w:rPr>
            <w:rFonts w:ascii="Calibri" w:hAnsi="Calibri" w:cs="Calibri"/>
            <w:sz w:val="16"/>
            <w:szCs w:val="16"/>
            <w:lang w:val="it-IT"/>
            <w:rPrChange w:id="708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>null</w:t>
        </w:r>
        <w:proofErr w:type="spellEnd"/>
        <w:r w:rsidRPr="00FD34E4">
          <w:rPr>
            <w:rFonts w:ascii="Calibri" w:hAnsi="Calibri" w:cs="Calibri"/>
            <w:sz w:val="16"/>
            <w:szCs w:val="16"/>
            <w:lang w:val="it-IT"/>
            <w:rPrChange w:id="709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>,</w:t>
        </w:r>
      </w:ins>
    </w:p>
    <w:p w14:paraId="264AC831" w14:textId="77777777" w:rsidR="00FD34E4" w:rsidRPr="00FD34E4" w:rsidRDefault="00FD34E4" w:rsidP="00FD34E4">
      <w:pPr>
        <w:rPr>
          <w:ins w:id="710" w:author="Francesco Amato" w:date="2021-04-21T18:18:00Z"/>
          <w:rFonts w:ascii="Calibri" w:hAnsi="Calibri" w:cs="Calibri"/>
          <w:sz w:val="16"/>
          <w:szCs w:val="16"/>
          <w:lang w:val="it-IT"/>
          <w:rPrChange w:id="711" w:author="Francesco Amato" w:date="2021-04-21T18:18:00Z">
            <w:rPr>
              <w:ins w:id="712" w:author="Francesco Amato" w:date="2021-04-21T18:18:00Z"/>
              <w:rFonts w:ascii="Calibri" w:hAnsi="Calibri" w:cs="Calibri"/>
              <w:sz w:val="16"/>
              <w:szCs w:val="16"/>
            </w:rPr>
          </w:rPrChange>
        </w:rPr>
      </w:pPr>
      <w:ins w:id="713" w:author="Francesco Amato" w:date="2021-04-21T18:18:00Z">
        <w:r w:rsidRPr="00FD34E4">
          <w:rPr>
            <w:rFonts w:ascii="Calibri" w:hAnsi="Calibri" w:cs="Calibri"/>
            <w:sz w:val="16"/>
            <w:szCs w:val="16"/>
            <w:lang w:val="it-IT"/>
            <w:rPrChange w:id="714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 xml:space="preserve">    "password": </w:t>
        </w:r>
        <w:proofErr w:type="spellStart"/>
        <w:r w:rsidRPr="00FD34E4">
          <w:rPr>
            <w:rFonts w:ascii="Calibri" w:hAnsi="Calibri" w:cs="Calibri"/>
            <w:sz w:val="16"/>
            <w:szCs w:val="16"/>
            <w:lang w:val="it-IT"/>
            <w:rPrChange w:id="715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>null</w:t>
        </w:r>
        <w:proofErr w:type="spellEnd"/>
        <w:r w:rsidRPr="00FD34E4">
          <w:rPr>
            <w:rFonts w:ascii="Calibri" w:hAnsi="Calibri" w:cs="Calibri"/>
            <w:sz w:val="16"/>
            <w:szCs w:val="16"/>
            <w:lang w:val="it-IT"/>
            <w:rPrChange w:id="716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>,</w:t>
        </w:r>
      </w:ins>
    </w:p>
    <w:p w14:paraId="1DEED5BF" w14:textId="77777777" w:rsidR="00FD34E4" w:rsidRPr="00FD34E4" w:rsidRDefault="00FD34E4" w:rsidP="00FD34E4">
      <w:pPr>
        <w:rPr>
          <w:ins w:id="717" w:author="Francesco Amato" w:date="2021-04-21T18:18:00Z"/>
          <w:rFonts w:ascii="Calibri" w:hAnsi="Calibri" w:cs="Calibri"/>
          <w:sz w:val="16"/>
          <w:szCs w:val="16"/>
          <w:lang w:val="it-IT"/>
          <w:rPrChange w:id="718" w:author="Francesco Amato" w:date="2021-04-21T18:18:00Z">
            <w:rPr>
              <w:ins w:id="719" w:author="Francesco Amato" w:date="2021-04-21T18:18:00Z"/>
              <w:rFonts w:ascii="Calibri" w:hAnsi="Calibri" w:cs="Calibri"/>
              <w:sz w:val="16"/>
              <w:szCs w:val="16"/>
            </w:rPr>
          </w:rPrChange>
        </w:rPr>
      </w:pPr>
      <w:ins w:id="720" w:author="Francesco Amato" w:date="2021-04-21T18:18:00Z">
        <w:r w:rsidRPr="00FD34E4">
          <w:rPr>
            <w:rFonts w:ascii="Calibri" w:hAnsi="Calibri" w:cs="Calibri"/>
            <w:sz w:val="16"/>
            <w:szCs w:val="16"/>
            <w:lang w:val="it-IT"/>
            <w:rPrChange w:id="721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 xml:space="preserve">    "</w:t>
        </w:r>
        <w:proofErr w:type="spellStart"/>
        <w:r w:rsidRPr="00FD34E4">
          <w:rPr>
            <w:rFonts w:ascii="Calibri" w:hAnsi="Calibri" w:cs="Calibri"/>
            <w:sz w:val="16"/>
            <w:szCs w:val="16"/>
            <w:lang w:val="it-IT"/>
            <w:rPrChange w:id="722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>dataTable</w:t>
        </w:r>
        <w:proofErr w:type="spellEnd"/>
        <w:r w:rsidRPr="00FD34E4">
          <w:rPr>
            <w:rFonts w:ascii="Calibri" w:hAnsi="Calibri" w:cs="Calibri"/>
            <w:sz w:val="16"/>
            <w:szCs w:val="16"/>
            <w:lang w:val="it-IT"/>
            <w:rPrChange w:id="723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>": {</w:t>
        </w:r>
      </w:ins>
    </w:p>
    <w:p w14:paraId="6E8AC0F9" w14:textId="77777777" w:rsidR="00FD34E4" w:rsidRPr="00FD34E4" w:rsidRDefault="00FD34E4" w:rsidP="00FD34E4">
      <w:pPr>
        <w:rPr>
          <w:ins w:id="724" w:author="Francesco Amato" w:date="2021-04-21T18:18:00Z"/>
          <w:rFonts w:ascii="Calibri" w:hAnsi="Calibri" w:cs="Calibri"/>
          <w:sz w:val="16"/>
          <w:szCs w:val="16"/>
          <w:lang w:val="it-IT"/>
          <w:rPrChange w:id="725" w:author="Francesco Amato" w:date="2021-04-21T18:18:00Z">
            <w:rPr>
              <w:ins w:id="726" w:author="Francesco Amato" w:date="2021-04-21T18:18:00Z"/>
              <w:rFonts w:ascii="Calibri" w:hAnsi="Calibri" w:cs="Calibri"/>
              <w:sz w:val="16"/>
              <w:szCs w:val="16"/>
            </w:rPr>
          </w:rPrChange>
        </w:rPr>
      </w:pPr>
      <w:ins w:id="727" w:author="Francesco Amato" w:date="2021-04-21T18:18:00Z">
        <w:r w:rsidRPr="00FD34E4">
          <w:rPr>
            <w:rFonts w:ascii="Calibri" w:hAnsi="Calibri" w:cs="Calibri"/>
            <w:sz w:val="16"/>
            <w:szCs w:val="16"/>
            <w:lang w:val="it-IT"/>
            <w:rPrChange w:id="728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 xml:space="preserve">      "name": "INDICATORDATA",</w:t>
        </w:r>
      </w:ins>
    </w:p>
    <w:p w14:paraId="5C1A0053" w14:textId="77777777" w:rsidR="00FD34E4" w:rsidRPr="00FD34E4" w:rsidRDefault="00FD34E4" w:rsidP="00FD34E4">
      <w:pPr>
        <w:rPr>
          <w:ins w:id="729" w:author="Francesco Amato" w:date="2021-04-21T18:18:00Z"/>
          <w:rFonts w:ascii="Calibri" w:hAnsi="Calibri" w:cs="Calibri"/>
          <w:sz w:val="16"/>
          <w:szCs w:val="16"/>
          <w:lang w:val="it-IT"/>
          <w:rPrChange w:id="730" w:author="Francesco Amato" w:date="2021-04-21T18:18:00Z">
            <w:rPr>
              <w:ins w:id="731" w:author="Francesco Amato" w:date="2021-04-21T18:18:00Z"/>
              <w:rFonts w:ascii="Calibri" w:hAnsi="Calibri" w:cs="Calibri"/>
              <w:sz w:val="16"/>
              <w:szCs w:val="16"/>
            </w:rPr>
          </w:rPrChange>
        </w:rPr>
      </w:pPr>
      <w:ins w:id="732" w:author="Francesco Amato" w:date="2021-04-21T18:18:00Z">
        <w:r w:rsidRPr="00FD34E4">
          <w:rPr>
            <w:rFonts w:ascii="Calibri" w:hAnsi="Calibri" w:cs="Calibri"/>
            <w:sz w:val="16"/>
            <w:szCs w:val="16"/>
            <w:lang w:val="it-IT"/>
            <w:rPrChange w:id="733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 xml:space="preserve">      "code": "SUBINDICATOR_CODE"</w:t>
        </w:r>
      </w:ins>
    </w:p>
    <w:p w14:paraId="6C8B5155" w14:textId="77777777" w:rsidR="00FD34E4" w:rsidRPr="00FD34E4" w:rsidRDefault="00FD34E4" w:rsidP="00FD34E4">
      <w:pPr>
        <w:rPr>
          <w:ins w:id="734" w:author="Francesco Amato" w:date="2021-04-21T18:18:00Z"/>
          <w:rFonts w:ascii="Calibri" w:hAnsi="Calibri" w:cs="Calibri"/>
          <w:sz w:val="16"/>
          <w:szCs w:val="16"/>
        </w:rPr>
      </w:pPr>
      <w:ins w:id="735" w:author="Francesco Amato" w:date="2021-04-21T18:18:00Z">
        <w:r w:rsidRPr="00FD34E4">
          <w:rPr>
            <w:rFonts w:ascii="Calibri" w:hAnsi="Calibri" w:cs="Calibri"/>
            <w:sz w:val="16"/>
            <w:szCs w:val="16"/>
            <w:lang w:val="it-IT"/>
            <w:rPrChange w:id="736" w:author="Francesco Amato" w:date="2021-04-21T18:18:00Z">
              <w:rPr>
                <w:rFonts w:ascii="Calibri" w:hAnsi="Calibri" w:cs="Calibri"/>
                <w:sz w:val="16"/>
                <w:szCs w:val="16"/>
              </w:rPr>
            </w:rPrChange>
          </w:rPr>
          <w:t xml:space="preserve">    </w:t>
        </w:r>
        <w:r w:rsidRPr="00FD34E4">
          <w:rPr>
            <w:rFonts w:ascii="Calibri" w:hAnsi="Calibri" w:cs="Calibri"/>
            <w:sz w:val="16"/>
            <w:szCs w:val="16"/>
          </w:rPr>
          <w:t>}</w:t>
        </w:r>
      </w:ins>
    </w:p>
    <w:p w14:paraId="37BC1A46" w14:textId="77777777" w:rsidR="00FD34E4" w:rsidRPr="00FD34E4" w:rsidRDefault="00FD34E4" w:rsidP="00FD34E4">
      <w:pPr>
        <w:rPr>
          <w:ins w:id="737" w:author="Francesco Amato" w:date="2021-04-21T18:18:00Z"/>
          <w:rFonts w:ascii="Calibri" w:hAnsi="Calibri" w:cs="Calibri"/>
          <w:sz w:val="16"/>
          <w:szCs w:val="16"/>
        </w:rPr>
      </w:pPr>
      <w:ins w:id="738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 xml:space="preserve">  }</w:t>
        </w:r>
      </w:ins>
    </w:p>
    <w:p w14:paraId="4D4CF9E0" w14:textId="25542EB0" w:rsidR="00831797" w:rsidRDefault="00FD34E4" w:rsidP="00FD34E4">
      <w:pPr>
        <w:rPr>
          <w:ins w:id="739" w:author="Francesco Amato" w:date="2021-04-22T11:05:00Z"/>
          <w:rFonts w:ascii="Calibri" w:hAnsi="Calibri" w:cs="Calibri"/>
          <w:sz w:val="16"/>
          <w:szCs w:val="16"/>
        </w:rPr>
      </w:pPr>
      <w:ins w:id="740" w:author="Francesco Amato" w:date="2021-04-21T18:18:00Z">
        <w:r w:rsidRPr="00FD34E4">
          <w:rPr>
            <w:rFonts w:ascii="Calibri" w:hAnsi="Calibri" w:cs="Calibri"/>
            <w:sz w:val="16"/>
            <w:szCs w:val="16"/>
          </w:rPr>
          <w:t>}</w:t>
        </w:r>
      </w:ins>
    </w:p>
    <w:p w14:paraId="298FDAA6" w14:textId="0EC3DB70" w:rsidR="00C9562D" w:rsidRDefault="00C9562D" w:rsidP="00FD34E4">
      <w:pPr>
        <w:rPr>
          <w:ins w:id="741" w:author="Francesco Amato" w:date="2021-04-22T11:05:00Z"/>
          <w:rFonts w:ascii="Calibri" w:hAnsi="Calibri" w:cs="Calibri"/>
          <w:sz w:val="16"/>
          <w:szCs w:val="16"/>
        </w:rPr>
      </w:pPr>
    </w:p>
    <w:p w14:paraId="0AC615F5" w14:textId="6C45094E" w:rsidR="00C9562D" w:rsidRDefault="00C9562D" w:rsidP="00FD34E4">
      <w:pPr>
        <w:rPr>
          <w:ins w:id="742" w:author="Francesco Amato" w:date="2021-04-22T11:05:00Z"/>
          <w:rFonts w:ascii="Calibri" w:hAnsi="Calibri" w:cs="Calibri"/>
          <w:sz w:val="16"/>
          <w:szCs w:val="16"/>
        </w:rPr>
      </w:pPr>
    </w:p>
    <w:p w14:paraId="2F82E31B" w14:textId="4B4F60B2" w:rsidR="00C9562D" w:rsidRDefault="00C9562D" w:rsidP="00FD34E4">
      <w:pPr>
        <w:rPr>
          <w:ins w:id="743" w:author="Francesco Amato" w:date="2021-04-22T11:05:00Z"/>
          <w:rFonts w:ascii="Calibri" w:hAnsi="Calibri" w:cs="Calibri"/>
          <w:sz w:val="16"/>
          <w:szCs w:val="16"/>
        </w:rPr>
      </w:pPr>
    </w:p>
    <w:p w14:paraId="3F3D56FE" w14:textId="2F3F2F4F" w:rsidR="00C9562D" w:rsidRPr="005D65AB" w:rsidRDefault="00C9562D" w:rsidP="005D65AB">
      <w:pPr>
        <w:spacing w:before="120" w:after="100" w:afterAutospacing="1" w:line="276" w:lineRule="auto"/>
        <w:contextualSpacing/>
        <w:jc w:val="both"/>
        <w:rPr>
          <w:ins w:id="744" w:author="Francesco Amato" w:date="2021-04-22T11:05:00Z"/>
          <w:rPrChange w:id="745" w:author="Francesco Amato" w:date="2021-04-22T11:07:00Z">
            <w:rPr>
              <w:ins w:id="746" w:author="Francesco Amato" w:date="2021-04-22T11:05:00Z"/>
              <w:rFonts w:ascii="Calibri" w:hAnsi="Calibri" w:cs="Calibri"/>
              <w:sz w:val="16"/>
              <w:szCs w:val="16"/>
            </w:rPr>
          </w:rPrChange>
        </w:rPr>
        <w:pPrChange w:id="747" w:author="Francesco Amato" w:date="2021-04-22T11:07:00Z">
          <w:pPr/>
        </w:pPrChange>
      </w:pPr>
    </w:p>
    <w:p w14:paraId="2606A5CB" w14:textId="43D83FFC" w:rsidR="00C9562D" w:rsidRDefault="00C9562D" w:rsidP="005D65AB">
      <w:pPr>
        <w:spacing w:before="120" w:after="100" w:afterAutospacing="1" w:line="276" w:lineRule="auto"/>
        <w:contextualSpacing/>
        <w:jc w:val="both"/>
        <w:rPr>
          <w:ins w:id="748" w:author="Francesco Amato" w:date="2021-04-22T11:08:00Z"/>
        </w:rPr>
      </w:pPr>
      <w:ins w:id="749" w:author="Francesco Amato" w:date="2021-04-22T11:05:00Z">
        <w:r w:rsidRPr="005D65AB">
          <w:rPr>
            <w:rPrChange w:id="750" w:author="Francesco Amato" w:date="2021-04-22T11:07:00Z">
              <w:rPr/>
            </w:rPrChange>
          </w:rPr>
          <w:t>T</w:t>
        </w:r>
        <w:r w:rsidRPr="005D65AB">
          <w:rPr>
            <w:rPrChange w:id="751" w:author="Francesco Amato" w:date="2021-04-22T11:07:00Z">
              <w:rPr/>
            </w:rPrChange>
          </w:rPr>
          <w:t xml:space="preserve">o create and populate the </w:t>
        </w:r>
        <w:proofErr w:type="spellStart"/>
        <w:r w:rsidRPr="005D65AB">
          <w:rPr>
            <w:rPrChange w:id="752" w:author="Francesco Amato" w:date="2021-04-22T11:07:00Z">
              <w:rPr>
                <w:lang w:val="en-GB"/>
              </w:rPr>
            </w:rPrChange>
          </w:rPr>
          <w:t>PxWeb</w:t>
        </w:r>
        <w:proofErr w:type="spellEnd"/>
        <w:r w:rsidRPr="005D65AB">
          <w:rPr>
            <w:rPrChange w:id="753" w:author="Francesco Amato" w:date="2021-04-22T11:07:00Z">
              <w:rPr>
                <w:lang w:val="en-GB"/>
              </w:rPr>
            </w:rPrChange>
          </w:rPr>
          <w:t xml:space="preserve"> </w:t>
        </w:r>
        <w:r w:rsidRPr="005D65AB">
          <w:rPr>
            <w:rPrChange w:id="754" w:author="Francesco Amato" w:date="2021-04-22T11:07:00Z">
              <w:rPr/>
            </w:rPrChange>
          </w:rPr>
          <w:t>database</w:t>
        </w:r>
      </w:ins>
      <w:ins w:id="755" w:author="Francesco Amato" w:date="2021-04-22T11:06:00Z">
        <w:r w:rsidR="005D65AB" w:rsidRPr="005D65AB">
          <w:rPr>
            <w:rPrChange w:id="756" w:author="Francesco Amato" w:date="2021-04-22T11:07:00Z">
              <w:rPr>
                <w:lang w:val="en-GB"/>
              </w:rPr>
            </w:rPrChange>
          </w:rPr>
          <w:t xml:space="preserve">, using the provided </w:t>
        </w:r>
      </w:ins>
      <w:proofErr w:type="spellStart"/>
      <w:ins w:id="757" w:author="Francesco Amato" w:date="2021-04-22T11:07:00Z">
        <w:r w:rsidR="005D65AB" w:rsidRPr="005D65AB">
          <w:rPr>
            <w:rPrChange w:id="758" w:author="Francesco Amato" w:date="2021-04-22T11:07:00Z">
              <w:rPr>
                <w:lang w:val="en-GB"/>
              </w:rPr>
            </w:rPrChange>
          </w:rPr>
          <w:t>sql</w:t>
        </w:r>
        <w:proofErr w:type="spellEnd"/>
        <w:r w:rsidR="005D65AB" w:rsidRPr="005D65AB">
          <w:rPr>
            <w:rPrChange w:id="759" w:author="Francesco Amato" w:date="2021-04-22T11:07:00Z">
              <w:rPr>
                <w:lang w:val="en-GB"/>
              </w:rPr>
            </w:rPrChange>
          </w:rPr>
          <w:t xml:space="preserve"> </w:t>
        </w:r>
      </w:ins>
      <w:ins w:id="760" w:author="Francesco Amato" w:date="2021-04-22T11:06:00Z">
        <w:r w:rsidR="005D65AB" w:rsidRPr="005D65AB">
          <w:rPr>
            <w:rPrChange w:id="761" w:author="Francesco Amato" w:date="2021-04-22T11:07:00Z">
              <w:rPr>
                <w:lang w:val="en-GB"/>
              </w:rPr>
            </w:rPrChange>
          </w:rPr>
          <w:t>script files, you need to perform the following steps</w:t>
        </w:r>
        <w:r w:rsidR="005D65AB" w:rsidRPr="005D65AB">
          <w:rPr>
            <w:rPrChange w:id="762" w:author="Francesco Amato" w:date="2021-04-22T11:07:00Z">
              <w:rPr>
                <w:lang w:val="en-GB"/>
              </w:rPr>
            </w:rPrChange>
          </w:rPr>
          <w:t>:</w:t>
        </w:r>
      </w:ins>
    </w:p>
    <w:p w14:paraId="5A1B8D92" w14:textId="5DD74194" w:rsidR="005D65AB" w:rsidRDefault="005D65AB" w:rsidP="005D65AB">
      <w:pPr>
        <w:pStyle w:val="Paragrafoelenco"/>
        <w:numPr>
          <w:ilvl w:val="0"/>
          <w:numId w:val="27"/>
        </w:numPr>
        <w:spacing w:before="120" w:after="100" w:afterAutospacing="1" w:line="276" w:lineRule="auto"/>
        <w:contextualSpacing/>
        <w:jc w:val="both"/>
        <w:rPr>
          <w:ins w:id="763" w:author="Francesco Amato" w:date="2021-04-22T11:10:00Z"/>
        </w:rPr>
      </w:pPr>
      <w:ins w:id="764" w:author="Francesco Amato" w:date="2021-04-22T11:08:00Z">
        <w:r>
          <w:t xml:space="preserve">Run script </w:t>
        </w:r>
      </w:ins>
      <w:ins w:id="765" w:author="Francesco Amato" w:date="2021-04-22T11:09:00Z">
        <w:r w:rsidRPr="008B117E">
          <w:rPr>
            <w:i/>
            <w:iCs/>
            <w:rPrChange w:id="766" w:author="Francesco Amato" w:date="2021-04-22T11:18:00Z">
              <w:rPr/>
            </w:rPrChange>
          </w:rPr>
          <w:t>0_create_required_views</w:t>
        </w:r>
        <w:r w:rsidRPr="008B117E">
          <w:rPr>
            <w:i/>
            <w:iCs/>
            <w:rPrChange w:id="767" w:author="Francesco Amato" w:date="2021-04-22T11:18:00Z">
              <w:rPr/>
            </w:rPrChange>
          </w:rPr>
          <w:t>.sql</w:t>
        </w:r>
        <w:r>
          <w:t xml:space="preserve"> in</w:t>
        </w:r>
      </w:ins>
      <w:ins w:id="768" w:author="Francesco Amato" w:date="2021-04-22T11:11:00Z">
        <w:r>
          <w:t>to</w:t>
        </w:r>
      </w:ins>
      <w:ins w:id="769" w:author="Francesco Amato" w:date="2021-04-22T11:09:00Z">
        <w:r>
          <w:t xml:space="preserve"> SDGs_WA database to create </w:t>
        </w:r>
      </w:ins>
      <w:ins w:id="770" w:author="Francesco Amato" w:date="2021-04-22T11:10:00Z">
        <w:r w:rsidRPr="005D65AB">
          <w:t xml:space="preserve">the necessary </w:t>
        </w:r>
        <w:proofErr w:type="gramStart"/>
        <w:r w:rsidRPr="005D65AB">
          <w:t>views</w:t>
        </w:r>
        <w:r>
          <w:t>;</w:t>
        </w:r>
        <w:proofErr w:type="gramEnd"/>
      </w:ins>
    </w:p>
    <w:p w14:paraId="0FD9BC16" w14:textId="37073DC4" w:rsidR="005D65AB" w:rsidRPr="005D65AB" w:rsidRDefault="005D65AB" w:rsidP="005D65AB">
      <w:pPr>
        <w:pStyle w:val="Paragrafoelenco"/>
        <w:numPr>
          <w:ilvl w:val="0"/>
          <w:numId w:val="27"/>
        </w:numPr>
        <w:spacing w:before="120" w:after="100" w:afterAutospacing="1" w:line="276" w:lineRule="auto"/>
        <w:contextualSpacing/>
        <w:jc w:val="both"/>
        <w:rPr>
          <w:ins w:id="771" w:author="Francesco Amato" w:date="2021-04-22T11:12:00Z"/>
          <w:rPrChange w:id="772" w:author="Francesco Amato" w:date="2021-04-22T11:12:00Z">
            <w:rPr>
              <w:ins w:id="773" w:author="Francesco Amato" w:date="2021-04-22T11:12:00Z"/>
              <w:lang w:val="en-GB"/>
            </w:rPr>
          </w:rPrChange>
        </w:rPr>
      </w:pPr>
      <w:ins w:id="774" w:author="Francesco Amato" w:date="2021-04-22T11:11:00Z">
        <w:r>
          <w:t xml:space="preserve">Run </w:t>
        </w:r>
      </w:ins>
      <w:ins w:id="775" w:author="Francesco Amato" w:date="2021-04-22T11:18:00Z">
        <w:r w:rsidR="008B117E">
          <w:t xml:space="preserve">script </w:t>
        </w:r>
      </w:ins>
      <w:ins w:id="776" w:author="Francesco Amato" w:date="2021-04-22T11:11:00Z">
        <w:r w:rsidRPr="008B117E">
          <w:rPr>
            <w:i/>
            <w:iCs/>
            <w:rPrChange w:id="777" w:author="Francesco Amato" w:date="2021-04-22T11:18:00Z">
              <w:rPr/>
            </w:rPrChange>
          </w:rPr>
          <w:t>1_init_PxWeb</w:t>
        </w:r>
        <w:r w:rsidRPr="008B117E">
          <w:rPr>
            <w:i/>
            <w:iCs/>
            <w:rPrChange w:id="778" w:author="Francesco Amato" w:date="2021-04-22T11:18:00Z">
              <w:rPr/>
            </w:rPrChange>
          </w:rPr>
          <w:t>.sq</w:t>
        </w:r>
        <w:r>
          <w:t xml:space="preserve">l into </w:t>
        </w:r>
        <w:proofErr w:type="spellStart"/>
        <w:r>
          <w:t>PxWeb</w:t>
        </w:r>
        <w:proofErr w:type="spellEnd"/>
        <w:r>
          <w:t xml:space="preserve"> d</w:t>
        </w:r>
      </w:ins>
      <w:ins w:id="779" w:author="Francesco Amato" w:date="2021-04-22T11:12:00Z">
        <w:r>
          <w:t xml:space="preserve">atabase to create the </w:t>
        </w:r>
        <w:r w:rsidRPr="005A3A69">
          <w:rPr>
            <w:lang w:val="en-GB"/>
          </w:rPr>
          <w:t>Nordic Data Model</w:t>
        </w:r>
        <w:r>
          <w:rPr>
            <w:lang w:val="en-GB"/>
          </w:rPr>
          <w:t xml:space="preserve"> </w:t>
        </w:r>
        <w:proofErr w:type="gramStart"/>
        <w:r>
          <w:rPr>
            <w:lang w:val="en-GB"/>
          </w:rPr>
          <w:t>tables;</w:t>
        </w:r>
        <w:proofErr w:type="gramEnd"/>
      </w:ins>
    </w:p>
    <w:p w14:paraId="05C037F4" w14:textId="60429252" w:rsidR="005D65AB" w:rsidRDefault="005D65AB" w:rsidP="005D65AB">
      <w:pPr>
        <w:pStyle w:val="Paragrafoelenco"/>
        <w:numPr>
          <w:ilvl w:val="0"/>
          <w:numId w:val="27"/>
        </w:numPr>
        <w:spacing w:before="120" w:after="100" w:afterAutospacing="1" w:line="276" w:lineRule="auto"/>
        <w:contextualSpacing/>
        <w:jc w:val="both"/>
        <w:rPr>
          <w:ins w:id="780" w:author="Francesco Amato" w:date="2021-04-22T11:13:00Z"/>
        </w:rPr>
      </w:pPr>
      <w:ins w:id="781" w:author="Francesco Amato" w:date="2021-04-22T11:12:00Z">
        <w:r w:rsidRPr="005D65AB">
          <w:rPr>
            <w:rPrChange w:id="782" w:author="Francesco Amato" w:date="2021-04-22T11:13:00Z">
              <w:rPr>
                <w:lang w:val="en-GB"/>
              </w:rPr>
            </w:rPrChange>
          </w:rPr>
          <w:t xml:space="preserve">Run </w:t>
        </w:r>
      </w:ins>
      <w:ins w:id="783" w:author="Francesco Amato" w:date="2021-04-22T11:19:00Z">
        <w:r w:rsidR="008B117E">
          <w:t xml:space="preserve">script </w:t>
        </w:r>
      </w:ins>
      <w:ins w:id="784" w:author="Francesco Amato" w:date="2021-04-22T11:12:00Z">
        <w:r w:rsidRPr="008B117E">
          <w:rPr>
            <w:i/>
            <w:iCs/>
            <w:rPrChange w:id="785" w:author="Francesco Amato" w:date="2021-04-22T11:18:00Z">
              <w:rPr>
                <w:lang w:val="en-GB"/>
              </w:rPr>
            </w:rPrChange>
          </w:rPr>
          <w:t>2_populate_PxWeb</w:t>
        </w:r>
        <w:r w:rsidRPr="008B117E">
          <w:rPr>
            <w:i/>
            <w:iCs/>
            <w:rPrChange w:id="786" w:author="Francesco Amato" w:date="2021-04-22T11:18:00Z">
              <w:rPr>
                <w:lang w:val="en-GB"/>
              </w:rPr>
            </w:rPrChange>
          </w:rPr>
          <w:t>.sql</w:t>
        </w:r>
      </w:ins>
      <w:ins w:id="787" w:author="Francesco Amato" w:date="2021-04-22T11:13:00Z">
        <w:r>
          <w:t xml:space="preserve"> </w:t>
        </w:r>
        <w:r>
          <w:t xml:space="preserve">into </w:t>
        </w:r>
        <w:proofErr w:type="spellStart"/>
        <w:r>
          <w:t>PxWeb</w:t>
        </w:r>
        <w:proofErr w:type="spellEnd"/>
        <w:r>
          <w:t xml:space="preserve"> database</w:t>
        </w:r>
      </w:ins>
      <w:ins w:id="788" w:author="Francesco Amato" w:date="2021-04-22T11:12:00Z">
        <w:r w:rsidRPr="005D65AB">
          <w:rPr>
            <w:rPrChange w:id="789" w:author="Francesco Amato" w:date="2021-04-22T11:13:00Z">
              <w:rPr>
                <w:lang w:val="en-GB"/>
              </w:rPr>
            </w:rPrChange>
          </w:rPr>
          <w:t xml:space="preserve"> t</w:t>
        </w:r>
      </w:ins>
      <w:ins w:id="790" w:author="Francesco Amato" w:date="2021-04-22T11:13:00Z">
        <w:r w:rsidRPr="005D65AB">
          <w:rPr>
            <w:rPrChange w:id="791" w:author="Francesco Amato" w:date="2021-04-22T11:13:00Z">
              <w:rPr>
                <w:lang w:val="fr-FR"/>
              </w:rPr>
            </w:rPrChange>
          </w:rPr>
          <w:t xml:space="preserve">o </w:t>
        </w:r>
        <w:r>
          <w:t xml:space="preserve">load </w:t>
        </w:r>
        <w:proofErr w:type="gramStart"/>
        <w:r>
          <w:t>metadata;</w:t>
        </w:r>
        <w:proofErr w:type="gramEnd"/>
      </w:ins>
    </w:p>
    <w:p w14:paraId="5AE73002" w14:textId="72894E4F" w:rsidR="005D65AB" w:rsidRDefault="005D65AB" w:rsidP="005D65AB">
      <w:pPr>
        <w:pStyle w:val="Paragrafoelenco"/>
        <w:numPr>
          <w:ilvl w:val="0"/>
          <w:numId w:val="27"/>
        </w:numPr>
        <w:spacing w:before="120" w:after="100" w:afterAutospacing="1" w:line="276" w:lineRule="auto"/>
        <w:contextualSpacing/>
        <w:jc w:val="both"/>
        <w:rPr>
          <w:ins w:id="792" w:author="Francesco Amato" w:date="2021-04-22T11:16:00Z"/>
        </w:rPr>
      </w:pPr>
      <w:ins w:id="793" w:author="Francesco Amato" w:date="2021-04-22T11:14:00Z">
        <w:r w:rsidRPr="005D65AB">
          <w:rPr>
            <w:rPrChange w:id="794" w:author="Francesco Amato" w:date="2021-04-22T11:15:00Z">
              <w:rPr/>
            </w:rPrChange>
          </w:rPr>
          <w:t xml:space="preserve">Run </w:t>
        </w:r>
      </w:ins>
      <w:ins w:id="795" w:author="Francesco Amato" w:date="2021-04-22T11:19:00Z">
        <w:r w:rsidR="008B117E">
          <w:t xml:space="preserve">script </w:t>
        </w:r>
      </w:ins>
      <w:ins w:id="796" w:author="Francesco Amato" w:date="2021-04-22T11:14:00Z">
        <w:r w:rsidRPr="008B117E">
          <w:rPr>
            <w:i/>
            <w:iCs/>
            <w:rPrChange w:id="797" w:author="Francesco Amato" w:date="2021-04-22T11:18:00Z">
              <w:rPr/>
            </w:rPrChange>
          </w:rPr>
          <w:t>3_indicatordata_SDGs_PxWeb</w:t>
        </w:r>
        <w:r w:rsidRPr="008B117E">
          <w:rPr>
            <w:i/>
            <w:iCs/>
            <w:rPrChange w:id="798" w:author="Francesco Amato" w:date="2021-04-22T11:18:00Z">
              <w:rPr/>
            </w:rPrChange>
          </w:rPr>
          <w:t>.</w:t>
        </w:r>
        <w:r w:rsidRPr="008B117E">
          <w:rPr>
            <w:i/>
            <w:iCs/>
            <w:rPrChange w:id="799" w:author="Francesco Amato" w:date="2021-04-22T11:18:00Z">
              <w:rPr>
                <w:lang w:val="it-IT"/>
              </w:rPr>
            </w:rPrChange>
          </w:rPr>
          <w:t>sql</w:t>
        </w:r>
        <w:r w:rsidRPr="005D65AB">
          <w:rPr>
            <w:rPrChange w:id="800" w:author="Francesco Amato" w:date="2021-04-22T11:15:00Z">
              <w:rPr>
                <w:lang w:val="it-IT"/>
              </w:rPr>
            </w:rPrChange>
          </w:rPr>
          <w:t xml:space="preserve"> </w:t>
        </w:r>
        <w:r>
          <w:t xml:space="preserve">into </w:t>
        </w:r>
        <w:proofErr w:type="spellStart"/>
        <w:r>
          <w:t>PxWeb</w:t>
        </w:r>
        <w:proofErr w:type="spellEnd"/>
        <w:r>
          <w:t xml:space="preserve"> database</w:t>
        </w:r>
      </w:ins>
      <w:ins w:id="801" w:author="Francesco Amato" w:date="2021-04-22T11:15:00Z">
        <w:r>
          <w:t xml:space="preserve"> to </w:t>
        </w:r>
      </w:ins>
      <w:ins w:id="802" w:author="Francesco Amato" w:date="2021-04-22T11:16:00Z">
        <w:r w:rsidR="008B117E">
          <w:t xml:space="preserve">load MDT indicators </w:t>
        </w:r>
        <w:proofErr w:type="gramStart"/>
        <w:r w:rsidR="008B117E">
          <w:t>data;</w:t>
        </w:r>
        <w:proofErr w:type="gramEnd"/>
      </w:ins>
    </w:p>
    <w:p w14:paraId="13C71F81" w14:textId="7AF09510" w:rsidR="005D65AB" w:rsidRPr="005D65AB" w:rsidRDefault="008B117E" w:rsidP="005D65AB">
      <w:pPr>
        <w:pStyle w:val="Paragrafoelenco"/>
        <w:numPr>
          <w:ilvl w:val="0"/>
          <w:numId w:val="27"/>
        </w:numPr>
        <w:spacing w:before="120" w:after="100" w:afterAutospacing="1" w:line="276" w:lineRule="auto"/>
        <w:contextualSpacing/>
        <w:jc w:val="both"/>
        <w:rPr>
          <w:rPrChange w:id="803" w:author="Francesco Amato" w:date="2021-04-22T11:07:00Z">
            <w:rPr/>
          </w:rPrChange>
        </w:rPr>
        <w:pPrChange w:id="804" w:author="Francesco Amato" w:date="2021-04-22T11:07:00Z">
          <w:pPr/>
        </w:pPrChange>
      </w:pPr>
      <w:ins w:id="805" w:author="Francesco Amato" w:date="2021-04-22T11:16:00Z">
        <w:r>
          <w:t xml:space="preserve">Run </w:t>
        </w:r>
      </w:ins>
      <w:ins w:id="806" w:author="Francesco Amato" w:date="2021-04-22T11:17:00Z">
        <w:r w:rsidRPr="008B117E">
          <w:rPr>
            <w:i/>
            <w:iCs/>
            <w:lang w:val="en-GB"/>
            <w:rPrChange w:id="807" w:author="Francesco Amato" w:date="2021-04-22T11:18:00Z">
              <w:rPr>
                <w:lang w:val="en-GB"/>
              </w:rPr>
            </w:rPrChange>
          </w:rPr>
          <w:t>MDT2PxWeb</w:t>
        </w:r>
        <w:r>
          <w:rPr>
            <w:lang w:val="en-GB"/>
          </w:rPr>
          <w:t xml:space="preserve"> tools </w:t>
        </w:r>
        <w:r>
          <w:t xml:space="preserve">to </w:t>
        </w:r>
        <w:r>
          <w:t>populate</w:t>
        </w:r>
        <w:r>
          <w:t xml:space="preserve"> the </w:t>
        </w:r>
        <w:r w:rsidRPr="005A3A69">
          <w:rPr>
            <w:lang w:val="en-GB"/>
          </w:rPr>
          <w:t>Nordic Data Model</w:t>
        </w:r>
        <w:r>
          <w:rPr>
            <w:lang w:val="en-GB"/>
          </w:rPr>
          <w:t xml:space="preserve"> tables</w:t>
        </w:r>
        <w:r>
          <w:rPr>
            <w:lang w:val="en-GB"/>
          </w:rPr>
          <w:t>.</w:t>
        </w:r>
      </w:ins>
    </w:p>
    <w:sectPr w:rsidR="005D65AB" w:rsidRPr="005D65AB" w:rsidSect="00FE51D9">
      <w:headerReference w:type="default" r:id="rId30"/>
      <w:footerReference w:type="default" r:id="rId31"/>
      <w:pgSz w:w="12240" w:h="15840"/>
      <w:pgMar w:top="1440" w:right="900" w:bottom="1134" w:left="1560" w:header="708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9EE41" w14:textId="77777777" w:rsidR="00980C96" w:rsidRDefault="00980C96">
      <w:r>
        <w:separator/>
      </w:r>
    </w:p>
  </w:endnote>
  <w:endnote w:type="continuationSeparator" w:id="0">
    <w:p w14:paraId="1FB8048E" w14:textId="77777777" w:rsidR="00980C96" w:rsidRDefault="00980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text" w:tblpY="1"/>
      <w:tblW w:w="5000" w:type="pct"/>
      <w:tblBorders>
        <w:top w:val="single" w:sz="2" w:space="0" w:color="D9D9D9"/>
      </w:tblBorders>
      <w:tblLook w:val="04A0" w:firstRow="1" w:lastRow="0" w:firstColumn="1" w:lastColumn="0" w:noHBand="0" w:noVBand="1"/>
    </w:tblPr>
    <w:tblGrid>
      <w:gridCol w:w="4498"/>
      <w:gridCol w:w="1000"/>
      <w:gridCol w:w="4498"/>
    </w:tblGrid>
    <w:tr w:rsidR="00FE51D9" w14:paraId="17E0505C" w14:textId="77777777" w:rsidTr="00FE51D9">
      <w:trPr>
        <w:trHeight w:val="151"/>
      </w:trPr>
      <w:tc>
        <w:tcPr>
          <w:tcW w:w="2250" w:type="pct"/>
        </w:tcPr>
        <w:p w14:paraId="24E58653" w14:textId="77777777" w:rsidR="00FE51D9" w:rsidRPr="005064C2" w:rsidRDefault="00FE51D9">
          <w:pPr>
            <w:pStyle w:val="Intestazione"/>
            <w:rPr>
              <w:rFonts w:ascii="Cambria" w:eastAsia="Times New Roman" w:hAnsi="Cambria" w:cs="Times New Roman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145EE2B7" w14:textId="77777777" w:rsidR="00FE51D9" w:rsidRPr="00F66EE2" w:rsidRDefault="00B01BED" w:rsidP="00FE51D9">
          <w:pPr>
            <w:pStyle w:val="Nessunaspaziatura"/>
            <w:jc w:val="center"/>
            <w:rPr>
              <w:rFonts w:asciiTheme="minorHAnsi" w:hAnsiTheme="minorHAnsi" w:cstheme="minorHAnsi"/>
              <w:color w:val="808080"/>
              <w:sz w:val="16"/>
              <w:szCs w:val="16"/>
            </w:rPr>
          </w:pPr>
          <w:r w:rsidRPr="00F66EE2">
            <w:rPr>
              <w:rFonts w:asciiTheme="minorHAnsi" w:hAnsiTheme="minorHAnsi" w:cstheme="minorHAnsi"/>
              <w:b/>
              <w:bCs/>
              <w:color w:val="808080"/>
              <w:sz w:val="16"/>
              <w:szCs w:val="16"/>
            </w:rPr>
            <w:t xml:space="preserve">Pag. </w:t>
          </w:r>
          <w:r w:rsidRPr="00F66EE2">
            <w:rPr>
              <w:rFonts w:asciiTheme="minorHAnsi" w:hAnsiTheme="minorHAnsi" w:cstheme="minorHAnsi"/>
              <w:color w:val="808080"/>
              <w:sz w:val="16"/>
              <w:szCs w:val="16"/>
            </w:rPr>
            <w:fldChar w:fldCharType="begin"/>
          </w:r>
          <w:r w:rsidRPr="00F66EE2">
            <w:rPr>
              <w:rFonts w:asciiTheme="minorHAnsi" w:hAnsiTheme="minorHAnsi" w:cstheme="minorHAnsi"/>
              <w:color w:val="808080"/>
              <w:sz w:val="16"/>
              <w:szCs w:val="16"/>
            </w:rPr>
            <w:instrText>PAGE  \* MERGEFORMAT</w:instrText>
          </w:r>
          <w:r w:rsidRPr="00F66EE2">
            <w:rPr>
              <w:rFonts w:asciiTheme="minorHAnsi" w:hAnsiTheme="minorHAnsi" w:cstheme="minorHAnsi"/>
              <w:color w:val="808080"/>
              <w:sz w:val="16"/>
              <w:szCs w:val="16"/>
            </w:rPr>
            <w:fldChar w:fldCharType="separate"/>
          </w:r>
          <w:r w:rsidR="00543322" w:rsidRPr="00543322">
            <w:rPr>
              <w:rFonts w:asciiTheme="minorHAnsi" w:hAnsiTheme="minorHAnsi" w:cstheme="minorHAnsi"/>
              <w:b/>
              <w:bCs/>
              <w:noProof/>
              <w:color w:val="808080"/>
              <w:sz w:val="16"/>
              <w:szCs w:val="16"/>
            </w:rPr>
            <w:t>9</w:t>
          </w:r>
          <w:r w:rsidRPr="00F66EE2">
            <w:rPr>
              <w:rFonts w:asciiTheme="minorHAnsi" w:hAnsiTheme="minorHAnsi" w:cstheme="minorHAnsi"/>
              <w:b/>
              <w:bCs/>
              <w:color w:val="808080"/>
              <w:sz w:val="16"/>
              <w:szCs w:val="16"/>
            </w:rPr>
            <w:fldChar w:fldCharType="end"/>
          </w:r>
        </w:p>
      </w:tc>
      <w:tc>
        <w:tcPr>
          <w:tcW w:w="2250" w:type="pct"/>
        </w:tcPr>
        <w:p w14:paraId="172C41AD" w14:textId="77777777" w:rsidR="00FE51D9" w:rsidRPr="005064C2" w:rsidRDefault="00FE51D9">
          <w:pPr>
            <w:pStyle w:val="Intestazione"/>
            <w:rPr>
              <w:rFonts w:ascii="Cambria" w:eastAsia="Times New Roman" w:hAnsi="Cambria" w:cs="Times New Roman"/>
              <w:b/>
              <w:bCs/>
            </w:rPr>
          </w:pPr>
        </w:p>
      </w:tc>
    </w:tr>
    <w:tr w:rsidR="00FE51D9" w14:paraId="06887457" w14:textId="77777777" w:rsidTr="00FE51D9">
      <w:trPr>
        <w:trHeight w:val="150"/>
      </w:trPr>
      <w:tc>
        <w:tcPr>
          <w:tcW w:w="2250" w:type="pct"/>
        </w:tcPr>
        <w:p w14:paraId="137789FA" w14:textId="77777777" w:rsidR="00FE51D9" w:rsidRPr="005064C2" w:rsidRDefault="00FE51D9">
          <w:pPr>
            <w:pStyle w:val="Intestazione"/>
            <w:rPr>
              <w:rFonts w:ascii="Cambria" w:eastAsia="Times New Roman" w:hAnsi="Cambria" w:cs="Times New Roman"/>
              <w:b/>
              <w:bCs/>
            </w:rPr>
          </w:pPr>
        </w:p>
      </w:tc>
      <w:tc>
        <w:tcPr>
          <w:tcW w:w="500" w:type="pct"/>
          <w:vMerge/>
        </w:tcPr>
        <w:p w14:paraId="6BF50A45" w14:textId="77777777" w:rsidR="00FE51D9" w:rsidRPr="005064C2" w:rsidRDefault="00FE51D9">
          <w:pPr>
            <w:pStyle w:val="Intestazione"/>
            <w:jc w:val="center"/>
            <w:rPr>
              <w:rFonts w:ascii="Cambria" w:eastAsia="Times New Roman" w:hAnsi="Cambria" w:cs="Times New Roman"/>
              <w:b/>
              <w:bCs/>
            </w:rPr>
          </w:pPr>
        </w:p>
      </w:tc>
      <w:tc>
        <w:tcPr>
          <w:tcW w:w="2250" w:type="pct"/>
        </w:tcPr>
        <w:p w14:paraId="3297D9BA" w14:textId="77777777" w:rsidR="00FE51D9" w:rsidRPr="005064C2" w:rsidRDefault="00FE51D9">
          <w:pPr>
            <w:pStyle w:val="Intestazione"/>
            <w:rPr>
              <w:rFonts w:ascii="Cambria" w:eastAsia="Times New Roman" w:hAnsi="Cambria" w:cs="Times New Roman"/>
              <w:b/>
              <w:bCs/>
            </w:rPr>
          </w:pPr>
        </w:p>
      </w:tc>
    </w:tr>
  </w:tbl>
  <w:p w14:paraId="3BE3D0D3" w14:textId="77777777" w:rsidR="00FE51D9" w:rsidRDefault="00FE51D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CE02C" w14:textId="77777777" w:rsidR="00980C96" w:rsidRDefault="00980C96">
      <w:r>
        <w:separator/>
      </w:r>
    </w:p>
  </w:footnote>
  <w:footnote w:type="continuationSeparator" w:id="0">
    <w:p w14:paraId="20D5EF60" w14:textId="77777777" w:rsidR="00980C96" w:rsidRDefault="00980C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65" w:type="dxa"/>
      <w:tblInd w:w="-34" w:type="dxa"/>
      <w:tblLayout w:type="fixed"/>
      <w:tblLook w:val="04A0" w:firstRow="1" w:lastRow="0" w:firstColumn="1" w:lastColumn="0" w:noHBand="0" w:noVBand="1"/>
    </w:tblPr>
    <w:tblGrid>
      <w:gridCol w:w="2566"/>
      <w:gridCol w:w="5115"/>
      <w:gridCol w:w="2384"/>
    </w:tblGrid>
    <w:tr w:rsidR="00FE51D9" w:rsidRPr="00D2460C" w14:paraId="6299E379" w14:textId="77777777" w:rsidTr="00562248">
      <w:tc>
        <w:tcPr>
          <w:tcW w:w="2566" w:type="dxa"/>
          <w:shd w:val="clear" w:color="auto" w:fill="auto"/>
          <w:vAlign w:val="bottom"/>
        </w:tcPr>
        <w:p w14:paraId="1C6A6859" w14:textId="77777777" w:rsidR="00FE51D9" w:rsidRPr="00D2460C" w:rsidRDefault="00B01BED" w:rsidP="00FE51D9">
          <w:pPr>
            <w:pStyle w:val="Intestazione"/>
            <w:tabs>
              <w:tab w:val="clear" w:pos="4320"/>
              <w:tab w:val="clear" w:pos="8640"/>
            </w:tabs>
            <w:jc w:val="center"/>
            <w:rPr>
              <w:sz w:val="16"/>
              <w:szCs w:val="16"/>
            </w:rPr>
          </w:pPr>
          <w:r>
            <w:rPr>
              <w:noProof/>
              <w:sz w:val="16"/>
              <w:szCs w:val="16"/>
              <w:lang w:val="it-IT" w:eastAsia="it-IT"/>
            </w:rPr>
            <w:drawing>
              <wp:inline distT="0" distB="0" distL="0" distR="0" wp14:anchorId="3E180D03" wp14:editId="3BB7F4D9">
                <wp:extent cx="1271905" cy="539115"/>
                <wp:effectExtent l="0" t="0" r="0" b="0"/>
                <wp:docPr id="4" name="Immagin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5391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15" w:type="dxa"/>
          <w:shd w:val="clear" w:color="auto" w:fill="auto"/>
          <w:vAlign w:val="bottom"/>
        </w:tcPr>
        <w:p w14:paraId="3931E7B0" w14:textId="77777777" w:rsidR="00FE51D9" w:rsidRPr="007F6FCF" w:rsidRDefault="00B01BED" w:rsidP="00FE51D9">
          <w:pPr>
            <w:pStyle w:val="Intestazione"/>
            <w:tabs>
              <w:tab w:val="clear" w:pos="4320"/>
              <w:tab w:val="clear" w:pos="8640"/>
            </w:tabs>
            <w:jc w:val="center"/>
          </w:pPr>
          <w:r>
            <w:rPr>
              <w:noProof/>
              <w:lang w:val="it-IT" w:eastAsia="it-IT"/>
            </w:rPr>
            <w:drawing>
              <wp:inline distT="0" distB="0" distL="0" distR="0" wp14:anchorId="1B38EA9F" wp14:editId="718D9BAB">
                <wp:extent cx="1125855" cy="541020"/>
                <wp:effectExtent l="0" t="0" r="0" b="0"/>
                <wp:docPr id="3" name="Immagin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5855" cy="5410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84" w:type="dxa"/>
          <w:shd w:val="clear" w:color="auto" w:fill="auto"/>
          <w:vAlign w:val="bottom"/>
        </w:tcPr>
        <w:p w14:paraId="4A921E1C" w14:textId="77777777" w:rsidR="00FE51D9" w:rsidRPr="00D2460C" w:rsidRDefault="00B01BED" w:rsidP="00FE51D9">
          <w:pPr>
            <w:pStyle w:val="Intestazione"/>
            <w:tabs>
              <w:tab w:val="clear" w:pos="4320"/>
              <w:tab w:val="clear" w:pos="8640"/>
            </w:tabs>
            <w:jc w:val="center"/>
            <w:rPr>
              <w:sz w:val="16"/>
              <w:szCs w:val="16"/>
            </w:rPr>
          </w:pPr>
          <w:r>
            <w:object w:dxaOrig="3750" w:dyaOrig="3090" w14:anchorId="4DB8CFF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2.8pt;height:43.2pt">
                <v:imagedata r:id="rId3" o:title=""/>
              </v:shape>
              <o:OLEObject Type="Embed" ProgID="PBrush" ShapeID="_x0000_i1025" DrawAspect="Content" ObjectID="_1680596576" r:id="rId4"/>
            </w:object>
          </w:r>
        </w:p>
      </w:tc>
    </w:tr>
  </w:tbl>
  <w:p w14:paraId="44B887DA" w14:textId="77777777" w:rsidR="00FE51D9" w:rsidRDefault="00FE51D9">
    <w:pPr>
      <w:pStyle w:val="Intestazione"/>
      <w:tabs>
        <w:tab w:val="clear" w:pos="4320"/>
        <w:tab w:val="clear" w:pos="8640"/>
      </w:tabs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34BA1"/>
    <w:multiLevelType w:val="hybridMultilevel"/>
    <w:tmpl w:val="5A96C84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717B2"/>
    <w:multiLevelType w:val="hybridMultilevel"/>
    <w:tmpl w:val="90A6B96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D0BE9"/>
    <w:multiLevelType w:val="hybridMultilevel"/>
    <w:tmpl w:val="C8620578"/>
    <w:lvl w:ilvl="0" w:tplc="4FF83D66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5352E"/>
    <w:multiLevelType w:val="hybridMultilevel"/>
    <w:tmpl w:val="D8802C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916F0"/>
    <w:multiLevelType w:val="hybridMultilevel"/>
    <w:tmpl w:val="5F50E80E"/>
    <w:lvl w:ilvl="0" w:tplc="494AFEC8">
      <w:start w:val="1"/>
      <w:numFmt w:val="bullet"/>
      <w:pStyle w:val="NormaleWeb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C6D98"/>
    <w:multiLevelType w:val="hybridMultilevel"/>
    <w:tmpl w:val="1AB27556"/>
    <w:lvl w:ilvl="0" w:tplc="04100003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6" w15:restartNumberingAfterBreak="0">
    <w:nsid w:val="15FB7817"/>
    <w:multiLevelType w:val="hybridMultilevel"/>
    <w:tmpl w:val="8BC8052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D4455"/>
    <w:multiLevelType w:val="hybridMultilevel"/>
    <w:tmpl w:val="79C2826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32ED3"/>
    <w:multiLevelType w:val="hybridMultilevel"/>
    <w:tmpl w:val="098EDF3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CA3960"/>
    <w:multiLevelType w:val="hybridMultilevel"/>
    <w:tmpl w:val="800E243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97532C"/>
    <w:multiLevelType w:val="hybridMultilevel"/>
    <w:tmpl w:val="C17A06D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6E695B"/>
    <w:multiLevelType w:val="hybridMultilevel"/>
    <w:tmpl w:val="518AB3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7E6A21"/>
    <w:multiLevelType w:val="hybridMultilevel"/>
    <w:tmpl w:val="8F8EE09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767075"/>
    <w:multiLevelType w:val="hybridMultilevel"/>
    <w:tmpl w:val="0A9C7708"/>
    <w:lvl w:ilvl="0" w:tplc="6994B95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0B5A07"/>
    <w:multiLevelType w:val="hybridMultilevel"/>
    <w:tmpl w:val="913C42D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9748C4"/>
    <w:multiLevelType w:val="hybridMultilevel"/>
    <w:tmpl w:val="920691C6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5A15398"/>
    <w:multiLevelType w:val="hybridMultilevel"/>
    <w:tmpl w:val="467C73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073A8"/>
    <w:multiLevelType w:val="hybridMultilevel"/>
    <w:tmpl w:val="050CF670"/>
    <w:lvl w:ilvl="0" w:tplc="49D614E0">
      <w:numFmt w:val="bullet"/>
      <w:lvlText w:val="-"/>
      <w:lvlJc w:val="center"/>
      <w:pPr>
        <w:ind w:left="720" w:hanging="360"/>
      </w:pPr>
      <w:rPr>
        <w:rFonts w:ascii="Calibri" w:eastAsia="Times New Roman" w:hAnsi="Calibri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05083C"/>
    <w:multiLevelType w:val="hybridMultilevel"/>
    <w:tmpl w:val="815294F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263023"/>
    <w:multiLevelType w:val="hybridMultilevel"/>
    <w:tmpl w:val="02026D7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2D2C35"/>
    <w:multiLevelType w:val="hybridMultilevel"/>
    <w:tmpl w:val="327647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EB5586"/>
    <w:multiLevelType w:val="hybridMultilevel"/>
    <w:tmpl w:val="89144E9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BF4510F"/>
    <w:multiLevelType w:val="hybridMultilevel"/>
    <w:tmpl w:val="EF2C13C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5B4023"/>
    <w:multiLevelType w:val="hybridMultilevel"/>
    <w:tmpl w:val="65D6241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37E4E"/>
    <w:multiLevelType w:val="hybridMultilevel"/>
    <w:tmpl w:val="A01601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881B49"/>
    <w:multiLevelType w:val="hybridMultilevel"/>
    <w:tmpl w:val="E1225890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EE096B"/>
    <w:multiLevelType w:val="hybridMultilevel"/>
    <w:tmpl w:val="4E162C60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E7505A"/>
    <w:multiLevelType w:val="multilevel"/>
    <w:tmpl w:val="CB0E61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14"/>
  </w:num>
  <w:num w:numId="2">
    <w:abstractNumId w:val="15"/>
  </w:num>
  <w:num w:numId="3">
    <w:abstractNumId w:val="27"/>
  </w:num>
  <w:num w:numId="4">
    <w:abstractNumId w:val="17"/>
  </w:num>
  <w:num w:numId="5">
    <w:abstractNumId w:val="5"/>
  </w:num>
  <w:num w:numId="6">
    <w:abstractNumId w:val="7"/>
  </w:num>
  <w:num w:numId="7">
    <w:abstractNumId w:val="12"/>
  </w:num>
  <w:num w:numId="8">
    <w:abstractNumId w:val="1"/>
  </w:num>
  <w:num w:numId="9">
    <w:abstractNumId w:val="8"/>
  </w:num>
  <w:num w:numId="10">
    <w:abstractNumId w:val="4"/>
  </w:num>
  <w:num w:numId="11">
    <w:abstractNumId w:val="11"/>
  </w:num>
  <w:num w:numId="12">
    <w:abstractNumId w:val="9"/>
  </w:num>
  <w:num w:numId="13">
    <w:abstractNumId w:val="20"/>
  </w:num>
  <w:num w:numId="14">
    <w:abstractNumId w:val="0"/>
  </w:num>
  <w:num w:numId="15">
    <w:abstractNumId w:val="25"/>
  </w:num>
  <w:num w:numId="16">
    <w:abstractNumId w:val="23"/>
  </w:num>
  <w:num w:numId="17">
    <w:abstractNumId w:val="26"/>
  </w:num>
  <w:num w:numId="18">
    <w:abstractNumId w:val="3"/>
  </w:num>
  <w:num w:numId="19">
    <w:abstractNumId w:val="16"/>
  </w:num>
  <w:num w:numId="20">
    <w:abstractNumId w:val="24"/>
  </w:num>
  <w:num w:numId="21">
    <w:abstractNumId w:val="2"/>
  </w:num>
  <w:num w:numId="22">
    <w:abstractNumId w:val="21"/>
  </w:num>
  <w:num w:numId="23">
    <w:abstractNumId w:val="22"/>
  </w:num>
  <w:num w:numId="24">
    <w:abstractNumId w:val="19"/>
  </w:num>
  <w:num w:numId="25">
    <w:abstractNumId w:val="18"/>
  </w:num>
  <w:num w:numId="26">
    <w:abstractNumId w:val="10"/>
  </w:num>
  <w:num w:numId="27">
    <w:abstractNumId w:val="6"/>
  </w:num>
  <w:num w:numId="2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rancesco Amato">
    <w15:presenceInfo w15:providerId="None" w15:userId="Francesco Amat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trackRevisions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1BED"/>
    <w:rsid w:val="00052325"/>
    <w:rsid w:val="000643D9"/>
    <w:rsid w:val="0006670C"/>
    <w:rsid w:val="00083AE4"/>
    <w:rsid w:val="00091E12"/>
    <w:rsid w:val="000925C9"/>
    <w:rsid w:val="000B3D75"/>
    <w:rsid w:val="000D779C"/>
    <w:rsid w:val="000D77D2"/>
    <w:rsid w:val="000E0C93"/>
    <w:rsid w:val="000E1B1D"/>
    <w:rsid w:val="000E7BB8"/>
    <w:rsid w:val="000F0A6F"/>
    <w:rsid w:val="000F28AF"/>
    <w:rsid w:val="000F4843"/>
    <w:rsid w:val="000F65FE"/>
    <w:rsid w:val="00103F8C"/>
    <w:rsid w:val="001071BE"/>
    <w:rsid w:val="00115465"/>
    <w:rsid w:val="001256A1"/>
    <w:rsid w:val="001445A3"/>
    <w:rsid w:val="001475D4"/>
    <w:rsid w:val="00152C28"/>
    <w:rsid w:val="00167E86"/>
    <w:rsid w:val="001C1B38"/>
    <w:rsid w:val="001D5B58"/>
    <w:rsid w:val="001E3501"/>
    <w:rsid w:val="001F369F"/>
    <w:rsid w:val="00201A4D"/>
    <w:rsid w:val="0020340A"/>
    <w:rsid w:val="0020732D"/>
    <w:rsid w:val="002233E3"/>
    <w:rsid w:val="00243C16"/>
    <w:rsid w:val="00261CD2"/>
    <w:rsid w:val="00271F1B"/>
    <w:rsid w:val="002810B5"/>
    <w:rsid w:val="002945F0"/>
    <w:rsid w:val="002A19DC"/>
    <w:rsid w:val="002A667A"/>
    <w:rsid w:val="002B471F"/>
    <w:rsid w:val="00332253"/>
    <w:rsid w:val="00336075"/>
    <w:rsid w:val="00355A9F"/>
    <w:rsid w:val="00360566"/>
    <w:rsid w:val="003B2FFE"/>
    <w:rsid w:val="003B6F0A"/>
    <w:rsid w:val="003C3CCE"/>
    <w:rsid w:val="003E7C9B"/>
    <w:rsid w:val="00401552"/>
    <w:rsid w:val="00405AD6"/>
    <w:rsid w:val="004225C0"/>
    <w:rsid w:val="00425BD3"/>
    <w:rsid w:val="00426B61"/>
    <w:rsid w:val="00426F9F"/>
    <w:rsid w:val="00436EB7"/>
    <w:rsid w:val="00463CC3"/>
    <w:rsid w:val="004808AB"/>
    <w:rsid w:val="004A61AB"/>
    <w:rsid w:val="004A69FD"/>
    <w:rsid w:val="004B1EC7"/>
    <w:rsid w:val="004F23AB"/>
    <w:rsid w:val="005301A7"/>
    <w:rsid w:val="00543322"/>
    <w:rsid w:val="00544347"/>
    <w:rsid w:val="0055727C"/>
    <w:rsid w:val="00561D11"/>
    <w:rsid w:val="00562248"/>
    <w:rsid w:val="0058165A"/>
    <w:rsid w:val="005A1687"/>
    <w:rsid w:val="005A3A69"/>
    <w:rsid w:val="005A6A34"/>
    <w:rsid w:val="005C28AD"/>
    <w:rsid w:val="005D1FB9"/>
    <w:rsid w:val="005D4D86"/>
    <w:rsid w:val="005D65AB"/>
    <w:rsid w:val="005E329B"/>
    <w:rsid w:val="005E6A8B"/>
    <w:rsid w:val="00605827"/>
    <w:rsid w:val="0061741A"/>
    <w:rsid w:val="00632752"/>
    <w:rsid w:val="00634470"/>
    <w:rsid w:val="0065241D"/>
    <w:rsid w:val="006616D0"/>
    <w:rsid w:val="00667637"/>
    <w:rsid w:val="006A2779"/>
    <w:rsid w:val="006C6427"/>
    <w:rsid w:val="006C7DDA"/>
    <w:rsid w:val="006D1B6B"/>
    <w:rsid w:val="006E0501"/>
    <w:rsid w:val="006F4D98"/>
    <w:rsid w:val="006F6759"/>
    <w:rsid w:val="00701093"/>
    <w:rsid w:val="007519B6"/>
    <w:rsid w:val="00763851"/>
    <w:rsid w:val="00767B5B"/>
    <w:rsid w:val="00774E25"/>
    <w:rsid w:val="00783722"/>
    <w:rsid w:val="00784D19"/>
    <w:rsid w:val="007B44B9"/>
    <w:rsid w:val="007E4382"/>
    <w:rsid w:val="00817845"/>
    <w:rsid w:val="00831797"/>
    <w:rsid w:val="00834C63"/>
    <w:rsid w:val="008460FC"/>
    <w:rsid w:val="00863938"/>
    <w:rsid w:val="008649FC"/>
    <w:rsid w:val="0087171F"/>
    <w:rsid w:val="00896E98"/>
    <w:rsid w:val="008A1552"/>
    <w:rsid w:val="008A1A1D"/>
    <w:rsid w:val="008B117E"/>
    <w:rsid w:val="008B6EB4"/>
    <w:rsid w:val="008D3931"/>
    <w:rsid w:val="008E3465"/>
    <w:rsid w:val="008F08AA"/>
    <w:rsid w:val="008F25E3"/>
    <w:rsid w:val="00902562"/>
    <w:rsid w:val="00914308"/>
    <w:rsid w:val="009209A1"/>
    <w:rsid w:val="00921A67"/>
    <w:rsid w:val="00942708"/>
    <w:rsid w:val="009557D0"/>
    <w:rsid w:val="009678F8"/>
    <w:rsid w:val="00980C96"/>
    <w:rsid w:val="00985B12"/>
    <w:rsid w:val="009A08E2"/>
    <w:rsid w:val="009E6F14"/>
    <w:rsid w:val="009F36F9"/>
    <w:rsid w:val="00A00D88"/>
    <w:rsid w:val="00A01CDE"/>
    <w:rsid w:val="00A14751"/>
    <w:rsid w:val="00A161A0"/>
    <w:rsid w:val="00A177B7"/>
    <w:rsid w:val="00A24271"/>
    <w:rsid w:val="00A27B86"/>
    <w:rsid w:val="00A35BEE"/>
    <w:rsid w:val="00A57657"/>
    <w:rsid w:val="00A95A32"/>
    <w:rsid w:val="00AA1EFA"/>
    <w:rsid w:val="00AC298B"/>
    <w:rsid w:val="00AF7EB2"/>
    <w:rsid w:val="00B01BED"/>
    <w:rsid w:val="00B076BF"/>
    <w:rsid w:val="00B110F8"/>
    <w:rsid w:val="00B27866"/>
    <w:rsid w:val="00B3436F"/>
    <w:rsid w:val="00B41948"/>
    <w:rsid w:val="00B43D96"/>
    <w:rsid w:val="00B66A39"/>
    <w:rsid w:val="00B80EFE"/>
    <w:rsid w:val="00B874D6"/>
    <w:rsid w:val="00B914DF"/>
    <w:rsid w:val="00BA1216"/>
    <w:rsid w:val="00BB74D0"/>
    <w:rsid w:val="00BC168D"/>
    <w:rsid w:val="00BC4312"/>
    <w:rsid w:val="00BC5169"/>
    <w:rsid w:val="00C043CD"/>
    <w:rsid w:val="00C1081D"/>
    <w:rsid w:val="00C255D9"/>
    <w:rsid w:val="00C341A3"/>
    <w:rsid w:val="00C360F3"/>
    <w:rsid w:val="00C54068"/>
    <w:rsid w:val="00C926C6"/>
    <w:rsid w:val="00C94FFF"/>
    <w:rsid w:val="00C9562D"/>
    <w:rsid w:val="00CA0BFB"/>
    <w:rsid w:val="00CA40E9"/>
    <w:rsid w:val="00CB3570"/>
    <w:rsid w:val="00CB7DA1"/>
    <w:rsid w:val="00CE2DB5"/>
    <w:rsid w:val="00CE652A"/>
    <w:rsid w:val="00CF0AE9"/>
    <w:rsid w:val="00D11184"/>
    <w:rsid w:val="00D14FA1"/>
    <w:rsid w:val="00D22984"/>
    <w:rsid w:val="00D25917"/>
    <w:rsid w:val="00D3205B"/>
    <w:rsid w:val="00D517CE"/>
    <w:rsid w:val="00D567C7"/>
    <w:rsid w:val="00D84678"/>
    <w:rsid w:val="00D93C50"/>
    <w:rsid w:val="00DA0CF6"/>
    <w:rsid w:val="00DA0E67"/>
    <w:rsid w:val="00DA7BAF"/>
    <w:rsid w:val="00DD4CC0"/>
    <w:rsid w:val="00DF31A9"/>
    <w:rsid w:val="00DF3562"/>
    <w:rsid w:val="00DF5D35"/>
    <w:rsid w:val="00E05404"/>
    <w:rsid w:val="00E07E0C"/>
    <w:rsid w:val="00E12C39"/>
    <w:rsid w:val="00E17588"/>
    <w:rsid w:val="00E2223E"/>
    <w:rsid w:val="00E226A1"/>
    <w:rsid w:val="00E22B76"/>
    <w:rsid w:val="00E36E43"/>
    <w:rsid w:val="00E47985"/>
    <w:rsid w:val="00E66FCC"/>
    <w:rsid w:val="00E72AF1"/>
    <w:rsid w:val="00E95A1A"/>
    <w:rsid w:val="00ED16F8"/>
    <w:rsid w:val="00ED2373"/>
    <w:rsid w:val="00ED4A30"/>
    <w:rsid w:val="00EE23AD"/>
    <w:rsid w:val="00F21D06"/>
    <w:rsid w:val="00F24938"/>
    <w:rsid w:val="00F370AC"/>
    <w:rsid w:val="00F412C1"/>
    <w:rsid w:val="00F510CD"/>
    <w:rsid w:val="00F66EE2"/>
    <w:rsid w:val="00F77ADB"/>
    <w:rsid w:val="00F84B89"/>
    <w:rsid w:val="00F868D6"/>
    <w:rsid w:val="00FD34E4"/>
    <w:rsid w:val="00FD6514"/>
    <w:rsid w:val="00FE51D9"/>
    <w:rsid w:val="00FE579D"/>
    <w:rsid w:val="00FE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A6EF7F"/>
  <w15:docId w15:val="{66DF3966-080C-4CBA-A613-755A221F7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810B5"/>
    <w:rPr>
      <w:rFonts w:ascii="Arial" w:eastAsia="Arial Unicode MS" w:hAnsi="Arial" w:cs="Arial"/>
      <w:sz w:val="20"/>
      <w:szCs w:val="20"/>
      <w:lang w:val="en-US"/>
    </w:rPr>
  </w:style>
  <w:style w:type="paragraph" w:styleId="Titolo1">
    <w:name w:val="heading 1"/>
    <w:basedOn w:val="Normale"/>
    <w:next w:val="Normale"/>
    <w:link w:val="Titolo1Carattere"/>
    <w:qFormat/>
    <w:rsid w:val="00B01BED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6224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B01BED"/>
    <w:rPr>
      <w:rFonts w:ascii="Arial" w:eastAsia="Arial Unicode MS" w:hAnsi="Arial" w:cs="Arial"/>
      <w:b/>
      <w:bCs/>
      <w:kern w:val="32"/>
      <w:sz w:val="32"/>
      <w:szCs w:val="32"/>
      <w:lang w:val="en-US"/>
    </w:rPr>
  </w:style>
  <w:style w:type="character" w:styleId="Collegamentoipertestuale">
    <w:name w:val="Hyperlink"/>
    <w:uiPriority w:val="99"/>
    <w:rsid w:val="00B01BED"/>
    <w:rPr>
      <w:rFonts w:ascii="Arial" w:hAnsi="Arial"/>
      <w:color w:val="0000FF"/>
      <w:u w:val="single"/>
    </w:rPr>
  </w:style>
  <w:style w:type="paragraph" w:styleId="Sommario1">
    <w:name w:val="toc 1"/>
    <w:basedOn w:val="Normale"/>
    <w:next w:val="Normale"/>
    <w:autoRedefine/>
    <w:uiPriority w:val="39"/>
    <w:rsid w:val="008A1A1D"/>
    <w:pPr>
      <w:tabs>
        <w:tab w:val="left" w:pos="440"/>
        <w:tab w:val="right" w:leader="dot" w:pos="9770"/>
      </w:tabs>
      <w:spacing w:before="120" w:after="60"/>
      <w:pPrChange w:id="0" w:author="Francesco Amato" w:date="2021-04-22T11:29:00Z">
        <w:pPr>
          <w:tabs>
            <w:tab w:val="left" w:pos="440"/>
            <w:tab w:val="right" w:leader="dot" w:pos="9770"/>
          </w:tabs>
          <w:spacing w:before="120" w:after="60"/>
        </w:pPr>
      </w:pPrChange>
    </w:pPr>
    <w:rPr>
      <w:rFonts w:asciiTheme="minorHAnsi" w:hAnsiTheme="minorHAnsi" w:cstheme="minorHAnsi"/>
      <w:iCs/>
      <w:noProof/>
      <w:rPrChange w:id="0" w:author="Francesco Amato" w:date="2021-04-22T11:29:00Z">
        <w:rPr>
          <w:rFonts w:ascii="Arial" w:eastAsia="Arial Unicode MS" w:hAnsi="Arial" w:cs="Arial"/>
          <w:lang w:val="en-US" w:eastAsia="en-US" w:bidi="ar-SA"/>
        </w:rPr>
      </w:rPrChange>
    </w:rPr>
  </w:style>
  <w:style w:type="paragraph" w:styleId="NormaleWeb">
    <w:name w:val="Normal (Web)"/>
    <w:aliases w:val=" webb"/>
    <w:basedOn w:val="Normale"/>
    <w:autoRedefine/>
    <w:uiPriority w:val="99"/>
    <w:semiHidden/>
    <w:rsid w:val="00B01BED"/>
    <w:pPr>
      <w:numPr>
        <w:numId w:val="10"/>
      </w:numPr>
      <w:shd w:val="clear" w:color="auto" w:fill="FFFFFF"/>
      <w:spacing w:beforeAutospacing="1" w:after="100" w:afterAutospacing="1"/>
      <w:jc w:val="both"/>
    </w:pPr>
    <w:rPr>
      <w:lang w:eastAsia="de-DE"/>
    </w:rPr>
  </w:style>
  <w:style w:type="paragraph" w:styleId="Intestazione">
    <w:name w:val="header"/>
    <w:basedOn w:val="Normale"/>
    <w:link w:val="IntestazioneCarattere"/>
    <w:uiPriority w:val="99"/>
    <w:rsid w:val="00B01BED"/>
    <w:pPr>
      <w:tabs>
        <w:tab w:val="center" w:pos="4320"/>
        <w:tab w:val="right" w:pos="8640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01BED"/>
    <w:rPr>
      <w:rFonts w:ascii="Arial" w:eastAsia="Arial Unicode MS" w:hAnsi="Arial" w:cs="Arial"/>
      <w:sz w:val="20"/>
      <w:szCs w:val="20"/>
      <w:lang w:val="en-US"/>
    </w:rPr>
  </w:style>
  <w:style w:type="paragraph" w:styleId="Pidipagina">
    <w:name w:val="footer"/>
    <w:basedOn w:val="Normale"/>
    <w:link w:val="PidipaginaCarattere"/>
    <w:uiPriority w:val="99"/>
    <w:rsid w:val="00B01BED"/>
    <w:pPr>
      <w:tabs>
        <w:tab w:val="center" w:pos="4320"/>
        <w:tab w:val="right" w:pos="8640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01BED"/>
    <w:rPr>
      <w:rFonts w:ascii="Arial" w:eastAsia="Arial Unicode MS" w:hAnsi="Arial" w:cs="Arial"/>
      <w:sz w:val="20"/>
      <w:szCs w:val="20"/>
      <w:lang w:val="en-US"/>
    </w:rPr>
  </w:style>
  <w:style w:type="paragraph" w:customStyle="1" w:styleId="MedstatStandard">
    <w:name w:val="Medstat Standard"/>
    <w:basedOn w:val="Normale"/>
    <w:rsid w:val="00B01BED"/>
    <w:pPr>
      <w:tabs>
        <w:tab w:val="left" w:pos="567"/>
        <w:tab w:val="left" w:pos="1026"/>
        <w:tab w:val="left" w:pos="1701"/>
        <w:tab w:val="left" w:pos="2302"/>
      </w:tabs>
      <w:spacing w:after="120"/>
      <w:ind w:left="34"/>
      <w:jc w:val="both"/>
    </w:pPr>
    <w:rPr>
      <w:szCs w:val="22"/>
      <w:lang w:val="en-GB"/>
    </w:rPr>
  </w:style>
  <w:style w:type="character" w:styleId="Rimandocommento">
    <w:name w:val="annotation reference"/>
    <w:uiPriority w:val="99"/>
    <w:semiHidden/>
    <w:unhideWhenUsed/>
    <w:qFormat/>
    <w:rsid w:val="00B01B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qFormat/>
    <w:rsid w:val="00B01BED"/>
    <w:rPr>
      <w:rFonts w:cs="Times New Roman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qFormat/>
    <w:rsid w:val="00B01BED"/>
    <w:rPr>
      <w:rFonts w:ascii="Arial" w:eastAsia="Arial Unicode MS" w:hAnsi="Arial" w:cs="Times New Roman"/>
      <w:sz w:val="20"/>
      <w:szCs w:val="20"/>
      <w:lang w:val="en-US"/>
    </w:rPr>
  </w:style>
  <w:style w:type="paragraph" w:styleId="Nessunaspaziatura">
    <w:name w:val="No Spacing"/>
    <w:link w:val="NessunaspaziaturaCarattere"/>
    <w:uiPriority w:val="1"/>
    <w:qFormat/>
    <w:rsid w:val="00B01BED"/>
    <w:rPr>
      <w:rFonts w:ascii="Calibri" w:eastAsia="Times New Roman" w:hAnsi="Calibri" w:cs="Times New Roman"/>
      <w:sz w:val="22"/>
      <w:szCs w:val="22"/>
      <w:lang w:eastAsia="it-IT"/>
    </w:rPr>
  </w:style>
  <w:style w:type="character" w:customStyle="1" w:styleId="NessunaspaziaturaCarattere">
    <w:name w:val="Nessuna spaziatura Carattere"/>
    <w:link w:val="Nessunaspaziatura"/>
    <w:uiPriority w:val="1"/>
    <w:rsid w:val="00B01BED"/>
    <w:rPr>
      <w:rFonts w:ascii="Calibri" w:eastAsia="Times New Roman" w:hAnsi="Calibri" w:cs="Times New Roman"/>
      <w:sz w:val="22"/>
      <w:szCs w:val="22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1BED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1BED"/>
    <w:rPr>
      <w:rFonts w:ascii="Times New Roman" w:eastAsia="Arial Unicode MS" w:hAnsi="Times New Roman" w:cs="Times New Roman"/>
      <w:sz w:val="18"/>
      <w:szCs w:val="18"/>
      <w:lang w:val="en-US"/>
    </w:rPr>
  </w:style>
  <w:style w:type="paragraph" w:styleId="Paragrafoelenco">
    <w:name w:val="List Paragraph"/>
    <w:basedOn w:val="Normale"/>
    <w:uiPriority w:val="34"/>
    <w:qFormat/>
    <w:rsid w:val="004F23AB"/>
    <w:pPr>
      <w:ind w:left="708"/>
    </w:p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834C63"/>
    <w:rPr>
      <w:rFonts w:cs="Arial"/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834C63"/>
    <w:rPr>
      <w:rFonts w:ascii="Arial" w:eastAsia="Arial Unicode MS" w:hAnsi="Arial" w:cs="Arial"/>
      <w:b/>
      <w:bCs/>
      <w:sz w:val="20"/>
      <w:szCs w:val="20"/>
      <w:lang w:val="en-US"/>
    </w:rPr>
  </w:style>
  <w:style w:type="paragraph" w:styleId="Revisione">
    <w:name w:val="Revision"/>
    <w:hidden/>
    <w:uiPriority w:val="99"/>
    <w:semiHidden/>
    <w:rsid w:val="00634470"/>
    <w:rPr>
      <w:rFonts w:ascii="Arial" w:eastAsia="Arial Unicode MS" w:hAnsi="Arial" w:cs="Arial"/>
      <w:sz w:val="20"/>
      <w:szCs w:val="20"/>
      <w:lang w:val="en-US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E66FCC"/>
    <w:pPr>
      <w:keepLines/>
      <w:spacing w:before="480" w:after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table" w:customStyle="1" w:styleId="TableGrid1">
    <w:name w:val="Table Grid1"/>
    <w:basedOn w:val="Tabellanormale"/>
    <w:next w:val="Grigliatabella"/>
    <w:rsid w:val="00E66FCC"/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">
    <w:name w:val="Table Grid"/>
    <w:basedOn w:val="Tabellanormale"/>
    <w:uiPriority w:val="39"/>
    <w:rsid w:val="00E66F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E66FCC"/>
  </w:style>
  <w:style w:type="paragraph" w:styleId="Sommario2">
    <w:name w:val="toc 2"/>
    <w:basedOn w:val="Normale"/>
    <w:next w:val="Normale"/>
    <w:autoRedefine/>
    <w:uiPriority w:val="39"/>
    <w:unhideWhenUsed/>
    <w:rsid w:val="00562248"/>
    <w:pPr>
      <w:spacing w:after="100"/>
      <w:ind w:left="200"/>
    </w:pPr>
  </w:style>
  <w:style w:type="paragraph" w:styleId="Sommario3">
    <w:name w:val="toc 3"/>
    <w:basedOn w:val="Normale"/>
    <w:next w:val="Normale"/>
    <w:autoRedefine/>
    <w:uiPriority w:val="39"/>
    <w:semiHidden/>
    <w:unhideWhenUsed/>
    <w:rsid w:val="00562248"/>
    <w:pPr>
      <w:spacing w:after="100"/>
      <w:ind w:left="400"/>
    </w:p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6224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84B89"/>
    <w:rPr>
      <w:rFonts w:ascii="Consolas" w:hAnsi="Consolas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84B89"/>
    <w:rPr>
      <w:rFonts w:ascii="Consolas" w:eastAsia="Arial Unicode MS" w:hAnsi="Consolas" w:cs="Arial"/>
      <w:sz w:val="20"/>
      <w:szCs w:val="20"/>
      <w:lang w:val="en-US"/>
    </w:rPr>
  </w:style>
  <w:style w:type="paragraph" w:styleId="Didascalia">
    <w:name w:val="caption"/>
    <w:basedOn w:val="Normale"/>
    <w:next w:val="Normale"/>
    <w:uiPriority w:val="35"/>
    <w:unhideWhenUsed/>
    <w:qFormat/>
    <w:rsid w:val="0094270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jlqj4b">
    <w:name w:val="jlqj4b"/>
    <w:basedOn w:val="Carpredefinitoparagrafo"/>
    <w:rsid w:val="009427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3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1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51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2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9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91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png"/><Relationship Id="rId1" Type="http://schemas.openxmlformats.org/officeDocument/2006/relationships/image" Target="media/image22.png"/><Relationship Id="rId4" Type="http://schemas.openxmlformats.org/officeDocument/2006/relationships/oleObject" Target="embeddings/oleObject1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F756FA69F4448CFB16CA5D126B4424D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D09D653B-1171-4AD5-A829-62DAEEB4AB1C}"/>
      </w:docPartPr>
      <w:docPartBody>
        <w:p w:rsidR="00431851" w:rsidRDefault="004D213C" w:rsidP="004D213C">
          <w:pPr>
            <w:pStyle w:val="CF756FA69F4448CFB16CA5D126B4424D"/>
          </w:pPr>
          <w:r>
            <w:rPr>
              <w:rStyle w:val="Testosegnaposto"/>
            </w:rPr>
            <w:t>[Issue Date]</w:t>
          </w:r>
        </w:p>
      </w:docPartBody>
    </w:docPart>
    <w:docPart>
      <w:docPartPr>
        <w:name w:val="7985BC7480A64808B967007D0BFD8153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E3A773D5-92C2-43F5-BB59-8DAAB797B803}"/>
      </w:docPartPr>
      <w:docPartBody>
        <w:p w:rsidR="00431851" w:rsidRDefault="004D213C" w:rsidP="004D213C">
          <w:pPr>
            <w:pStyle w:val="7985BC7480A64808B967007D0BFD8153"/>
          </w:pPr>
          <w:r w:rsidRPr="003F55B6">
            <w:rPr>
              <w:rStyle w:val="Testosegnaposto"/>
            </w:rPr>
            <w:t>[Status]</w:t>
          </w:r>
        </w:p>
      </w:docPartBody>
    </w:docPart>
    <w:docPart>
      <w:docPartPr>
        <w:name w:val="A24C5ADCF88D4961B8D22B0EC4BCC0B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C9658AC1-97EF-4CB3-8BF4-6B84AD5910D9}"/>
      </w:docPartPr>
      <w:docPartBody>
        <w:p w:rsidR="00431851" w:rsidRDefault="004D213C" w:rsidP="004D213C">
          <w:pPr>
            <w:pStyle w:val="A24C5ADCF88D4961B8D22B0EC4BCC0B7"/>
          </w:pPr>
          <w:r w:rsidRPr="003F55B6">
            <w:rPr>
              <w:rStyle w:val="Testosegnaposto"/>
            </w:rPr>
            <w:t>[Status]</w:t>
          </w:r>
        </w:p>
      </w:docPartBody>
    </w:docPart>
    <w:docPart>
      <w:docPartPr>
        <w:name w:val="A9C18DB961F7431996ADE8367C25BC6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80496EB-BFAD-4CED-BC9B-0A05631E8A9B}"/>
      </w:docPartPr>
      <w:docPartBody>
        <w:p w:rsidR="00431851" w:rsidRDefault="004D213C" w:rsidP="004D213C">
          <w:pPr>
            <w:pStyle w:val="A9C18DB961F7431996ADE8367C25BC64"/>
          </w:pPr>
          <w:r>
            <w:rPr>
              <w:rStyle w:val="Testosegnaposto"/>
            </w:rPr>
            <w:t>[Issue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213C"/>
    <w:rsid w:val="00431851"/>
    <w:rsid w:val="004D213C"/>
    <w:rsid w:val="00A07797"/>
    <w:rsid w:val="00BB29FC"/>
    <w:rsid w:val="00C1493A"/>
    <w:rsid w:val="00FB0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4D213C"/>
  </w:style>
  <w:style w:type="paragraph" w:customStyle="1" w:styleId="CF756FA69F4448CFB16CA5D126B4424D">
    <w:name w:val="CF756FA69F4448CFB16CA5D126B4424D"/>
    <w:rsid w:val="004D213C"/>
  </w:style>
  <w:style w:type="paragraph" w:customStyle="1" w:styleId="7985BC7480A64808B967007D0BFD8153">
    <w:name w:val="7985BC7480A64808B967007D0BFD8153"/>
    <w:rsid w:val="004D213C"/>
  </w:style>
  <w:style w:type="paragraph" w:customStyle="1" w:styleId="A24C5ADCF88D4961B8D22B0EC4BCC0B7">
    <w:name w:val="A24C5ADCF88D4961B8D22B0EC4BCC0B7"/>
    <w:rsid w:val="004D213C"/>
  </w:style>
  <w:style w:type="paragraph" w:customStyle="1" w:styleId="A9C18DB961F7431996ADE8367C25BC64">
    <w:name w:val="A9C18DB961F7431996ADE8367C25BC64"/>
    <w:rsid w:val="004D21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2019-07-22T00:00:00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3C7A00-B221-4DF0-9096-7430BCE37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1851</Words>
  <Characters>10557</Characters>
  <Application>Microsoft Office Word</Application>
  <DocSecurity>0</DocSecurity>
  <Lines>87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 di Microsoft Office</dc:creator>
  <cp:lastModifiedBy>Francesco Amato</cp:lastModifiedBy>
  <cp:revision>17</cp:revision>
  <dcterms:created xsi:type="dcterms:W3CDTF">2019-07-22T09:39:00Z</dcterms:created>
  <dcterms:modified xsi:type="dcterms:W3CDTF">2021-04-22T09:36:00Z</dcterms:modified>
  <cp:contentStatus>2nd Draft</cp:contentStatus>
</cp:coreProperties>
</file>